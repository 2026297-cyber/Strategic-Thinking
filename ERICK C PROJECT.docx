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453F404E"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r w:rsidR="23BFE2FD">
        <w:t>Link to access GitHub Repository: https://github.com/2026297-cyber/Strategic-Thinking</w:t>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1EDBB8FA">
        <w:tc>
          <w:tcPr>
            <w:tcW w:w="3256" w:type="dxa"/>
            <w:tcBorders>
              <w:top w:val="nil"/>
              <w:left w:val="nil"/>
              <w:bottom w:val="nil"/>
              <w:right w:val="nil"/>
            </w:tcBorders>
            <w:hideMark/>
          </w:tcPr>
          <w:p w14:paraId="73CF715E" w14:textId="77777777" w:rsidR="0024408F" w:rsidRDefault="0024408F">
            <w:pPr>
              <w:spacing w:line="480" w:lineRule="auto"/>
              <w:rPr>
                <w:ins w:id="0" w:author="naomie mboma" w:date="2026-04-19T22:07:00Z" w16du:dateUtc="2026-04-19T21:07:00Z"/>
                <w:i/>
                <w:color w:val="156082"/>
                <w:sz w:val="32"/>
                <w:szCs w:val="32"/>
              </w:rPr>
            </w:pPr>
            <w:r>
              <w:rPr>
                <w:i/>
                <w:color w:val="156082"/>
                <w:sz w:val="32"/>
                <w:szCs w:val="32"/>
              </w:rPr>
              <w:t>Student Full Name</w:t>
            </w:r>
          </w:p>
          <w:p w14:paraId="5387232B" w14:textId="1048796F" w:rsidR="00E50787" w:rsidRDefault="5B421DA2" w:rsidP="1EDBB8FA">
            <w:pPr>
              <w:spacing w:line="480" w:lineRule="auto"/>
              <w:rPr>
                <w:i/>
                <w:iCs/>
                <w:color w:val="156082"/>
                <w:sz w:val="32"/>
                <w:szCs w:val="32"/>
              </w:rPr>
            </w:pPr>
            <w:r w:rsidRPr="1EDBB8FA">
              <w:rPr>
                <w:i/>
                <w:iCs/>
                <w:color w:val="156082" w:themeColor="accent1"/>
                <w:sz w:val="32"/>
                <w:szCs w:val="32"/>
              </w:rPr>
              <w:t>Erick Henrique da Silva</w:t>
            </w:r>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1EDBB8FA">
        <w:tc>
          <w:tcPr>
            <w:tcW w:w="3256" w:type="dxa"/>
            <w:tcBorders>
              <w:top w:val="nil"/>
              <w:left w:val="nil"/>
              <w:bottom w:val="nil"/>
              <w:right w:val="nil"/>
            </w:tcBorders>
            <w:hideMark/>
          </w:tcPr>
          <w:p w14:paraId="0F719F91" w14:textId="77777777" w:rsidR="0024408F" w:rsidRDefault="0024408F">
            <w:pPr>
              <w:spacing w:line="480" w:lineRule="auto"/>
              <w:rPr>
                <w:ins w:id="1" w:author="naomie mboma" w:date="2026-04-19T22:07:00Z" w16du:dateUtc="2026-04-19T21:07:00Z"/>
                <w:i/>
                <w:color w:val="156082"/>
                <w:sz w:val="32"/>
                <w:szCs w:val="32"/>
              </w:rPr>
            </w:pPr>
            <w:r>
              <w:rPr>
                <w:i/>
                <w:color w:val="156082"/>
                <w:sz w:val="32"/>
                <w:szCs w:val="32"/>
              </w:rPr>
              <w:t>Student Number</w:t>
            </w:r>
          </w:p>
          <w:p w14:paraId="4C519E27" w14:textId="1D7B1348" w:rsidR="00E50787" w:rsidRDefault="610698E5" w:rsidP="1EDBB8FA">
            <w:pPr>
              <w:spacing w:line="480" w:lineRule="auto"/>
              <w:rPr>
                <w:i/>
                <w:iCs/>
                <w:color w:val="156082"/>
                <w:sz w:val="32"/>
                <w:szCs w:val="32"/>
              </w:rPr>
            </w:pPr>
            <w:r w:rsidRPr="1EDBB8FA">
              <w:rPr>
                <w:i/>
                <w:iCs/>
                <w:color w:val="156082" w:themeColor="accent1"/>
                <w:sz w:val="32"/>
                <w:szCs w:val="32"/>
              </w:rPr>
              <w:t>2026297</w:t>
            </w:r>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1EDBB8FA">
        <w:tc>
          <w:tcPr>
            <w:tcW w:w="3256" w:type="dxa"/>
            <w:tcBorders>
              <w:top w:val="nil"/>
              <w:left w:val="nil"/>
              <w:bottom w:val="nil"/>
              <w:right w:val="nil"/>
            </w:tcBorders>
            <w:hideMark/>
          </w:tcPr>
          <w:p w14:paraId="32085BBF" w14:textId="77777777" w:rsidR="0024408F" w:rsidRDefault="0024408F">
            <w:pPr>
              <w:spacing w:line="480" w:lineRule="auto"/>
              <w:rPr>
                <w:ins w:id="2" w:author="naomie mboma" w:date="2026-04-19T22:07:00Z" w16du:dateUtc="2026-04-19T21:07:00Z"/>
                <w:i/>
                <w:color w:val="156082"/>
                <w:sz w:val="32"/>
                <w:szCs w:val="32"/>
              </w:rPr>
            </w:pPr>
            <w:r>
              <w:rPr>
                <w:i/>
                <w:color w:val="156082"/>
                <w:sz w:val="32"/>
                <w:szCs w:val="32"/>
              </w:rPr>
              <w:t>Module Title</w:t>
            </w:r>
          </w:p>
          <w:p w14:paraId="25760F1A" w14:textId="2E85EFB8" w:rsidR="00E50787" w:rsidRDefault="298CB52E" w:rsidP="1EDBB8FA">
            <w:pPr>
              <w:spacing w:line="480" w:lineRule="auto"/>
              <w:rPr>
                <w:i/>
                <w:iCs/>
                <w:color w:val="156082"/>
                <w:sz w:val="32"/>
                <w:szCs w:val="32"/>
              </w:rPr>
            </w:pPr>
            <w:r w:rsidRPr="1EDBB8FA">
              <w:rPr>
                <w:i/>
                <w:iCs/>
                <w:color w:val="156082" w:themeColor="accent1"/>
                <w:sz w:val="32"/>
                <w:szCs w:val="32"/>
              </w:rPr>
              <w:t xml:space="preserve">Strategic Thinking </w:t>
            </w:r>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1EDBB8FA">
        <w:tc>
          <w:tcPr>
            <w:tcW w:w="3256" w:type="dxa"/>
            <w:tcBorders>
              <w:top w:val="nil"/>
              <w:left w:val="nil"/>
              <w:bottom w:val="nil"/>
              <w:right w:val="nil"/>
            </w:tcBorders>
            <w:hideMark/>
          </w:tcPr>
          <w:p w14:paraId="542B2E61" w14:textId="77777777" w:rsidR="0024408F" w:rsidRDefault="0024408F">
            <w:pPr>
              <w:spacing w:line="480" w:lineRule="auto"/>
              <w:rPr>
                <w:ins w:id="3" w:author="naomie mboma" w:date="2026-04-19T22:10:00Z" w16du:dateUtc="2026-04-19T21:10:00Z"/>
                <w:i/>
                <w:color w:val="156082"/>
                <w:sz w:val="32"/>
                <w:szCs w:val="32"/>
              </w:rPr>
            </w:pPr>
            <w:r>
              <w:rPr>
                <w:i/>
                <w:color w:val="156082"/>
                <w:sz w:val="32"/>
                <w:szCs w:val="32"/>
              </w:rPr>
              <w:t>Assessment Title</w:t>
            </w:r>
          </w:p>
          <w:p w14:paraId="489B184B" w14:textId="07126CB5" w:rsidR="00E50787" w:rsidRDefault="066F35D6" w:rsidP="1EDBB8FA">
            <w:pPr>
              <w:spacing w:line="480" w:lineRule="auto"/>
              <w:rPr>
                <w:i/>
                <w:iCs/>
                <w:color w:val="156082"/>
                <w:sz w:val="32"/>
                <w:szCs w:val="32"/>
              </w:rPr>
            </w:pPr>
            <w:r w:rsidRPr="1EDBB8FA">
              <w:rPr>
                <w:i/>
                <w:iCs/>
                <w:color w:val="156082" w:themeColor="accent1"/>
                <w:sz w:val="32"/>
                <w:szCs w:val="32"/>
              </w:rPr>
              <w:t>Capstone Project - CA1</w:t>
            </w:r>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1EDBB8FA">
        <w:tc>
          <w:tcPr>
            <w:tcW w:w="3256" w:type="dxa"/>
            <w:tcBorders>
              <w:top w:val="nil"/>
              <w:left w:val="nil"/>
              <w:bottom w:val="nil"/>
              <w:right w:val="nil"/>
            </w:tcBorders>
            <w:hideMark/>
          </w:tcPr>
          <w:p w14:paraId="3BA3412A" w14:textId="77777777" w:rsidR="0024408F" w:rsidRDefault="0024408F">
            <w:pPr>
              <w:spacing w:line="480" w:lineRule="auto"/>
              <w:rPr>
                <w:ins w:id="4" w:author="naomie mboma" w:date="2026-04-19T22:10:00Z" w16du:dateUtc="2026-04-19T21:10:00Z"/>
                <w:i/>
                <w:color w:val="156082"/>
                <w:sz w:val="32"/>
                <w:szCs w:val="32"/>
              </w:rPr>
            </w:pPr>
            <w:r>
              <w:rPr>
                <w:i/>
                <w:color w:val="156082"/>
                <w:sz w:val="32"/>
                <w:szCs w:val="32"/>
              </w:rPr>
              <w:t>Lecturer/Supervisor</w:t>
            </w:r>
          </w:p>
          <w:p w14:paraId="0F93ADA6" w14:textId="750CFA28" w:rsidR="00E50787" w:rsidRDefault="11BC58B1" w:rsidP="1EDBB8FA">
            <w:pPr>
              <w:spacing w:line="480" w:lineRule="auto"/>
              <w:rPr>
                <w:i/>
                <w:iCs/>
                <w:color w:val="156082"/>
                <w:sz w:val="32"/>
                <w:szCs w:val="32"/>
              </w:rPr>
            </w:pPr>
            <w:r w:rsidRPr="1EDBB8FA">
              <w:rPr>
                <w:i/>
                <w:iCs/>
                <w:color w:val="156082" w:themeColor="accent1"/>
                <w:sz w:val="32"/>
                <w:szCs w:val="32"/>
              </w:rPr>
              <w:t>Taufique Ahmed</w:t>
            </w:r>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1EDBB8FA">
        <w:tc>
          <w:tcPr>
            <w:tcW w:w="3256" w:type="dxa"/>
            <w:tcBorders>
              <w:top w:val="nil"/>
              <w:left w:val="nil"/>
              <w:bottom w:val="nil"/>
              <w:right w:val="nil"/>
            </w:tcBorders>
            <w:hideMark/>
          </w:tcPr>
          <w:p w14:paraId="6A8415D4" w14:textId="77777777" w:rsidR="0024408F" w:rsidRDefault="0024408F">
            <w:pPr>
              <w:spacing w:line="480" w:lineRule="auto"/>
              <w:rPr>
                <w:ins w:id="5" w:author="naomie mboma" w:date="2026-04-19T22:08:00Z" w16du:dateUtc="2026-04-19T21:08:00Z"/>
                <w:i/>
                <w:color w:val="156082"/>
                <w:sz w:val="32"/>
                <w:szCs w:val="32"/>
              </w:rPr>
            </w:pPr>
            <w:r>
              <w:rPr>
                <w:i/>
                <w:color w:val="156082"/>
                <w:sz w:val="32"/>
                <w:szCs w:val="32"/>
              </w:rPr>
              <w:t>Assessment Due Date</w:t>
            </w:r>
          </w:p>
          <w:p w14:paraId="1B7FDA69" w14:textId="2F204CF4" w:rsidR="00E50787" w:rsidRDefault="0579DD2A" w:rsidP="1EDBB8FA">
            <w:pPr>
              <w:spacing w:line="480" w:lineRule="auto"/>
              <w:rPr>
                <w:i/>
                <w:iCs/>
                <w:color w:val="156082"/>
                <w:sz w:val="32"/>
                <w:szCs w:val="32"/>
              </w:rPr>
            </w:pPr>
            <w:r w:rsidRPr="1EDBB8FA">
              <w:rPr>
                <w:i/>
                <w:iCs/>
                <w:color w:val="156082" w:themeColor="accent1"/>
                <w:sz w:val="32"/>
                <w:szCs w:val="32"/>
              </w:rPr>
              <w:t>25/10/2026</w:t>
            </w:r>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1EDBB8FA">
        <w:tc>
          <w:tcPr>
            <w:tcW w:w="3256" w:type="dxa"/>
            <w:tcBorders>
              <w:top w:val="nil"/>
              <w:left w:val="nil"/>
              <w:bottom w:val="nil"/>
              <w:right w:val="nil"/>
            </w:tcBorders>
            <w:hideMark/>
          </w:tcPr>
          <w:p w14:paraId="487A957A" w14:textId="77777777" w:rsidR="0024408F" w:rsidRDefault="0024408F">
            <w:pPr>
              <w:spacing w:line="480" w:lineRule="auto"/>
              <w:rPr>
                <w:ins w:id="6" w:author="naomie mboma" w:date="2026-04-19T22:08:00Z" w16du:dateUtc="2026-04-19T21:08:00Z"/>
                <w:i/>
                <w:color w:val="156082"/>
                <w:sz w:val="32"/>
                <w:szCs w:val="32"/>
              </w:rPr>
            </w:pPr>
            <w:r>
              <w:rPr>
                <w:i/>
                <w:color w:val="156082"/>
                <w:sz w:val="32"/>
                <w:szCs w:val="32"/>
              </w:rPr>
              <w:t>Date of Submission</w:t>
            </w:r>
          </w:p>
          <w:p w14:paraId="4160E72B" w14:textId="71F5EAE2" w:rsidR="00E50787" w:rsidRDefault="73330529" w:rsidP="1EDBB8FA">
            <w:pPr>
              <w:spacing w:line="480" w:lineRule="auto"/>
              <w:rPr>
                <w:i/>
                <w:iCs/>
                <w:color w:val="156082"/>
                <w:sz w:val="32"/>
                <w:szCs w:val="32"/>
              </w:rPr>
            </w:pPr>
            <w:r w:rsidRPr="1EDBB8FA">
              <w:rPr>
                <w:i/>
                <w:iCs/>
                <w:color w:val="156082" w:themeColor="accent1"/>
                <w:sz w:val="32"/>
                <w:szCs w:val="32"/>
              </w:rPr>
              <w:lastRenderedPageBreak/>
              <w:t>18/10/2026</w:t>
            </w:r>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40011BF1" w:rsidR="0051184F" w:rsidRDefault="0051184F" w:rsidP="1EDBB8FA">
      <w:pPr>
        <w:rPr>
          <w:rFonts w:ascii="Quattrocento Sans" w:eastAsia="Quattrocento Sans" w:hAnsi="Quattrocento Sans" w:cs="Quattrocento Sans"/>
          <w:b/>
          <w:bCs/>
          <w:color w:val="FF0000"/>
          <w:highlight w:val="white"/>
        </w:rPr>
      </w:pPr>
    </w:p>
    <w:p w14:paraId="7F524AE3" w14:textId="79531D6C" w:rsidR="0051184F" w:rsidRDefault="00E73B14" w:rsidP="0012643E">
      <w:pPr>
        <w:jc w:val="both"/>
        <w:rPr>
          <w:b/>
          <w:bCs/>
          <w:sz w:val="28"/>
          <w:szCs w:val="28"/>
        </w:rPr>
      </w:pPr>
      <w:r w:rsidRPr="1EDBB8FA">
        <w:rPr>
          <w:sz w:val="28"/>
          <w:szCs w:val="28"/>
        </w:rPr>
        <w:t>I acknowledge the use of</w:t>
      </w:r>
      <w:r w:rsidR="00C75F1B">
        <w:rPr>
          <w:sz w:val="28"/>
          <w:szCs w:val="28"/>
        </w:rPr>
        <w:t xml:space="preserve"> AI </w:t>
      </w:r>
      <w:r w:rsidR="0070330F">
        <w:rPr>
          <w:sz w:val="28"/>
          <w:szCs w:val="28"/>
        </w:rPr>
        <w:t xml:space="preserve">tools </w:t>
      </w:r>
      <w:r w:rsidR="00547334">
        <w:rPr>
          <w:sz w:val="28"/>
          <w:szCs w:val="28"/>
        </w:rPr>
        <w:t xml:space="preserve">such </w:t>
      </w:r>
      <w:r w:rsidR="00C75F1B">
        <w:rPr>
          <w:sz w:val="28"/>
          <w:szCs w:val="28"/>
        </w:rPr>
        <w:t>as</w:t>
      </w:r>
      <w:r w:rsidRPr="1EDBB8FA">
        <w:rPr>
          <w:sz w:val="28"/>
          <w:szCs w:val="28"/>
        </w:rPr>
        <w:t xml:space="preserve"> </w:t>
      </w:r>
      <w:r w:rsidR="00935302">
        <w:rPr>
          <w:sz w:val="28"/>
          <w:szCs w:val="28"/>
        </w:rPr>
        <w:t>ChatGPT</w:t>
      </w:r>
      <w:r w:rsidR="00C75F1B">
        <w:rPr>
          <w:sz w:val="28"/>
          <w:szCs w:val="28"/>
        </w:rPr>
        <w:t>,</w:t>
      </w:r>
      <w:r w:rsidR="00FE5F23">
        <w:rPr>
          <w:sz w:val="28"/>
          <w:szCs w:val="28"/>
        </w:rPr>
        <w:t xml:space="preserve"> Grammarly </w:t>
      </w:r>
      <w:r w:rsidR="00C75F1B">
        <w:rPr>
          <w:sz w:val="28"/>
          <w:szCs w:val="28"/>
        </w:rPr>
        <w:t xml:space="preserve">and Claude </w:t>
      </w:r>
      <w:r w:rsidRPr="1EDBB8FA">
        <w:rPr>
          <w:sz w:val="28"/>
          <w:szCs w:val="28"/>
        </w:rPr>
        <w:t xml:space="preserve">for the purpose of </w:t>
      </w:r>
      <w:r w:rsidR="00935302">
        <w:rPr>
          <w:b/>
          <w:bCs/>
          <w:sz w:val="28"/>
          <w:szCs w:val="28"/>
        </w:rPr>
        <w:t>improving</w:t>
      </w:r>
      <w:r w:rsidR="69CD6A59" w:rsidRPr="1EDBB8FA">
        <w:rPr>
          <w:b/>
          <w:bCs/>
          <w:sz w:val="28"/>
          <w:szCs w:val="28"/>
        </w:rPr>
        <w:t xml:space="preserve"> spelling and grammar, in addition </w:t>
      </w:r>
      <w:r w:rsidR="7D0D8983" w:rsidRPr="1EDBB8FA">
        <w:rPr>
          <w:b/>
          <w:bCs/>
          <w:sz w:val="28"/>
          <w:szCs w:val="28"/>
        </w:rPr>
        <w:t xml:space="preserve">to </w:t>
      </w:r>
      <w:r w:rsidR="74FB4373" w:rsidRPr="1EDBB8FA">
        <w:rPr>
          <w:b/>
          <w:bCs/>
          <w:sz w:val="28"/>
          <w:szCs w:val="28"/>
        </w:rPr>
        <w:t>help</w:t>
      </w:r>
      <w:r w:rsidR="00A46562">
        <w:rPr>
          <w:b/>
          <w:bCs/>
          <w:sz w:val="28"/>
          <w:szCs w:val="28"/>
        </w:rPr>
        <w:t xml:space="preserve"> </w:t>
      </w:r>
      <w:r w:rsidR="74FB4373" w:rsidRPr="1EDBB8FA">
        <w:rPr>
          <w:b/>
          <w:bCs/>
          <w:sz w:val="28"/>
          <w:szCs w:val="28"/>
        </w:rPr>
        <w:t>to structure the work</w:t>
      </w:r>
      <w:r w:rsidR="00494DF3">
        <w:rPr>
          <w:b/>
          <w:bCs/>
          <w:sz w:val="28"/>
          <w:szCs w:val="28"/>
        </w:rPr>
        <w:t xml:space="preserve"> and</w:t>
      </w:r>
      <w:r w:rsidR="0020209E">
        <w:rPr>
          <w:b/>
          <w:bCs/>
          <w:sz w:val="28"/>
          <w:szCs w:val="28"/>
        </w:rPr>
        <w:t xml:space="preserve"> </w:t>
      </w:r>
      <w:r w:rsidR="0012643E">
        <w:rPr>
          <w:b/>
          <w:bCs/>
          <w:sz w:val="28"/>
          <w:szCs w:val="28"/>
        </w:rPr>
        <w:t xml:space="preserve">to discuss </w:t>
      </w:r>
      <w:r w:rsidR="00446A63">
        <w:rPr>
          <w:b/>
          <w:bCs/>
          <w:sz w:val="28"/>
          <w:szCs w:val="28"/>
        </w:rPr>
        <w:t>several</w:t>
      </w:r>
      <w:r w:rsidR="0012643E">
        <w:rPr>
          <w:b/>
          <w:bCs/>
          <w:sz w:val="28"/>
          <w:szCs w:val="28"/>
        </w:rPr>
        <w:t xml:space="preserve"> ideas</w:t>
      </w:r>
      <w:r w:rsidR="002E0F78">
        <w:rPr>
          <w:b/>
          <w:bCs/>
          <w:sz w:val="28"/>
          <w:szCs w:val="28"/>
        </w:rPr>
        <w:t xml:space="preserve">, </w:t>
      </w:r>
      <w:r w:rsidR="006E4FAB">
        <w:rPr>
          <w:b/>
          <w:bCs/>
          <w:sz w:val="28"/>
          <w:szCs w:val="28"/>
        </w:rPr>
        <w:t xml:space="preserve">and </w:t>
      </w:r>
      <w:r w:rsidR="00004620">
        <w:rPr>
          <w:b/>
          <w:bCs/>
          <w:sz w:val="28"/>
          <w:szCs w:val="28"/>
        </w:rPr>
        <w:t xml:space="preserve">also </w:t>
      </w:r>
      <w:r w:rsidR="00915E15">
        <w:rPr>
          <w:b/>
          <w:bCs/>
          <w:sz w:val="28"/>
          <w:szCs w:val="28"/>
        </w:rPr>
        <w:t>explaining machine learning concepts</w:t>
      </w:r>
      <w:r w:rsidR="00004620">
        <w:rPr>
          <w:b/>
          <w:bCs/>
          <w:sz w:val="28"/>
          <w:szCs w:val="28"/>
        </w:rPr>
        <w:t>.</w:t>
      </w:r>
    </w:p>
    <w:p w14:paraId="15A23267" w14:textId="77777777" w:rsidR="00CE3010" w:rsidRDefault="00CE3010" w:rsidP="1EDBB8FA">
      <w:pPr>
        <w:rPr>
          <w:sz w:val="28"/>
          <w:szCs w:val="28"/>
        </w:rPr>
      </w:pPr>
    </w:p>
    <w:p w14:paraId="479BC759" w14:textId="46932293" w:rsidR="0012643E" w:rsidRDefault="0012643E" w:rsidP="1EDBB8FA">
      <w:pPr>
        <w:rPr>
          <w:ins w:id="7" w:author="Erick Silva" w:date="2026-10-16T19:06:00Z" w16du:dateUtc="2026-10-16T19:06:19Z"/>
          <w:sz w:val="28"/>
          <w:szCs w:val="28"/>
        </w:rPr>
      </w:pPr>
      <w:r>
        <w:rPr>
          <w:noProof/>
        </w:rPr>
        <mc:AlternateContent>
          <mc:Choice Requires="wps">
            <w:drawing>
              <wp:anchor distT="0" distB="0" distL="114300" distR="114300" simplePos="0" relativeHeight="251657728" behindDoc="0" locked="0" layoutInCell="1" hidden="0" allowOverlap="1" wp14:anchorId="29541C15" wp14:editId="265B815E">
                <wp:simplePos x="0" y="0"/>
                <wp:positionH relativeFrom="margin">
                  <wp:align>left</wp:align>
                </wp:positionH>
                <wp:positionV relativeFrom="paragraph">
                  <wp:posOffset>259715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20.45pt;width:456.75pt;height:226.5pt;z-index:2516577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2A533964" w14:textId="1DEE18F5" w:rsidR="0051184F" w:rsidRDefault="0051184F" w:rsidP="1EDBB8FA">
      <w:pPr>
        <w:rPr>
          <w:sz w:val="28"/>
          <w:szCs w:val="28"/>
        </w:rPr>
      </w:pPr>
    </w:p>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603E4E1C" w14:textId="2702ECE0" w:rsidR="0051184F" w:rsidRDefault="74839594" w:rsidP="22C851DA">
      <w:pPr>
        <w:rPr>
          <w:sz w:val="32"/>
          <w:szCs w:val="32"/>
          <w:rPrChange w:id="8" w:author="Erick Silva" w:date="2026-10-16T19:51:00Z">
            <w:rPr/>
          </w:rPrChange>
        </w:rPr>
      </w:pPr>
      <w:r w:rsidRPr="22C851DA">
        <w:rPr>
          <w:sz w:val="36"/>
          <w:szCs w:val="36"/>
        </w:rPr>
        <w:lastRenderedPageBreak/>
        <w:t>CONTENTS</w:t>
      </w:r>
    </w:p>
    <w:p w14:paraId="6935F4B7" w14:textId="440680F0" w:rsidR="77F84F87" w:rsidRDefault="77F84F87">
      <w:r w:rsidRPr="22C851DA">
        <w:rPr>
          <w:sz w:val="28"/>
          <w:szCs w:val="28"/>
        </w:rPr>
        <w:t>Introduction........................................................................................................1</w:t>
      </w:r>
    </w:p>
    <w:p w14:paraId="44DE2541" w14:textId="1A2FA78C" w:rsidR="61D6421B" w:rsidRDefault="61D6421B" w:rsidP="22C851DA">
      <w:pPr>
        <w:rPr>
          <w:sz w:val="28"/>
          <w:szCs w:val="28"/>
        </w:rPr>
      </w:pPr>
      <w:r w:rsidRPr="22C851DA">
        <w:rPr>
          <w:sz w:val="28"/>
          <w:szCs w:val="28"/>
        </w:rPr>
        <w:t>Problem Definition</w:t>
      </w:r>
      <w:ins w:id="9" w:author="Erick Silva" w:date="2026-10-18T15:49:00Z" w16du:dateUtc="2026-10-18T15:49:53Z">
        <w:r w:rsidR="20C2F712" w:rsidRPr="22C851DA">
          <w:rPr>
            <w:sz w:val="28"/>
            <w:szCs w:val="28"/>
          </w:rPr>
          <w:t xml:space="preserve"> </w:t>
        </w:r>
      </w:ins>
      <w:r w:rsidRPr="22C851DA">
        <w:rPr>
          <w:sz w:val="28"/>
          <w:szCs w:val="28"/>
        </w:rPr>
        <w:t>...........................................................................................</w:t>
      </w:r>
      <w:r w:rsidR="1BAA447E" w:rsidRPr="22C851DA">
        <w:rPr>
          <w:sz w:val="28"/>
          <w:szCs w:val="28"/>
        </w:rPr>
        <w:t>..</w:t>
      </w:r>
      <w:r w:rsidR="6B67048F" w:rsidRPr="22C851DA">
        <w:rPr>
          <w:sz w:val="28"/>
          <w:szCs w:val="28"/>
        </w:rPr>
        <w:t>1</w:t>
      </w:r>
    </w:p>
    <w:p w14:paraId="63EFB5EA" w14:textId="0430AA3D" w:rsidR="61D6421B" w:rsidRDefault="61D6421B" w:rsidP="22C851DA">
      <w:pPr>
        <w:rPr>
          <w:sz w:val="28"/>
          <w:szCs w:val="28"/>
        </w:rPr>
      </w:pPr>
      <w:r w:rsidRPr="22C851DA">
        <w:rPr>
          <w:sz w:val="28"/>
          <w:szCs w:val="28"/>
        </w:rPr>
        <w:t>Aim and Objectives.............................................................................................</w:t>
      </w:r>
      <w:r w:rsidR="00D11FB6">
        <w:rPr>
          <w:sz w:val="28"/>
          <w:szCs w:val="28"/>
        </w:rPr>
        <w:t>2</w:t>
      </w:r>
    </w:p>
    <w:p w14:paraId="014DF434" w14:textId="4A0717CA" w:rsidR="61D6421B" w:rsidRDefault="61D6421B" w:rsidP="22C851DA">
      <w:pPr>
        <w:rPr>
          <w:sz w:val="28"/>
          <w:szCs w:val="28"/>
        </w:rPr>
      </w:pPr>
      <w:r w:rsidRPr="22C851DA">
        <w:rPr>
          <w:sz w:val="28"/>
          <w:szCs w:val="28"/>
        </w:rPr>
        <w:t>Scope ..................................................................................................................</w:t>
      </w:r>
      <w:r w:rsidR="61516A14" w:rsidRPr="22C851DA">
        <w:rPr>
          <w:sz w:val="28"/>
          <w:szCs w:val="28"/>
        </w:rPr>
        <w:t>2</w:t>
      </w:r>
    </w:p>
    <w:p w14:paraId="2E1DDB94" w14:textId="5F605988" w:rsidR="61D6421B" w:rsidRDefault="61D6421B" w:rsidP="22C851DA">
      <w:pPr>
        <w:rPr>
          <w:sz w:val="28"/>
          <w:szCs w:val="28"/>
        </w:rPr>
      </w:pPr>
      <w:r w:rsidRPr="22C851DA">
        <w:rPr>
          <w:sz w:val="28"/>
          <w:szCs w:val="28"/>
        </w:rPr>
        <w:t>Methodology ......................................................................................................</w:t>
      </w:r>
      <w:r w:rsidR="44ECCA5D" w:rsidRPr="22C851DA">
        <w:rPr>
          <w:sz w:val="28"/>
          <w:szCs w:val="28"/>
        </w:rPr>
        <w:t>2</w:t>
      </w:r>
    </w:p>
    <w:p w14:paraId="0711E3B2" w14:textId="037DFDE5" w:rsidR="61D6421B" w:rsidRDefault="61D6421B" w:rsidP="22C851DA">
      <w:pPr>
        <w:rPr>
          <w:sz w:val="28"/>
          <w:szCs w:val="28"/>
        </w:rPr>
      </w:pPr>
      <w:r w:rsidRPr="22C851DA">
        <w:rPr>
          <w:sz w:val="28"/>
          <w:szCs w:val="28"/>
        </w:rPr>
        <w:t>Data Sources ......................................................................................................</w:t>
      </w:r>
      <w:r w:rsidR="79A2BCE4" w:rsidRPr="22C851DA">
        <w:rPr>
          <w:sz w:val="28"/>
          <w:szCs w:val="28"/>
        </w:rPr>
        <w:t>3</w:t>
      </w:r>
    </w:p>
    <w:p w14:paraId="590A2327" w14:textId="3BCB4B58" w:rsidR="61D6421B" w:rsidRDefault="61D6421B" w:rsidP="22C851DA">
      <w:pPr>
        <w:rPr>
          <w:sz w:val="28"/>
          <w:szCs w:val="28"/>
        </w:rPr>
      </w:pPr>
      <w:r w:rsidRPr="22C851DA">
        <w:rPr>
          <w:sz w:val="28"/>
          <w:szCs w:val="28"/>
        </w:rPr>
        <w:t>Expected Deliverables ........................................................................................</w:t>
      </w:r>
      <w:r w:rsidR="5A921BF8" w:rsidRPr="22C851DA">
        <w:rPr>
          <w:sz w:val="28"/>
          <w:szCs w:val="28"/>
        </w:rPr>
        <w:t>4</w:t>
      </w:r>
    </w:p>
    <w:p w14:paraId="2686D78F" w14:textId="3B0AE049" w:rsidR="61D6421B" w:rsidRDefault="61D6421B" w:rsidP="22C851DA">
      <w:pPr>
        <w:rPr>
          <w:sz w:val="28"/>
          <w:szCs w:val="28"/>
        </w:rPr>
      </w:pPr>
      <w:r w:rsidRPr="22C851DA">
        <w:rPr>
          <w:sz w:val="28"/>
          <w:szCs w:val="28"/>
        </w:rPr>
        <w:t>Project Timeline .................................................................................................</w:t>
      </w:r>
      <w:r w:rsidR="5A3598FB" w:rsidRPr="22C851DA">
        <w:rPr>
          <w:sz w:val="28"/>
          <w:szCs w:val="28"/>
        </w:rPr>
        <w:t>4</w:t>
      </w:r>
    </w:p>
    <w:p w14:paraId="516DF6D8" w14:textId="0B52054C" w:rsidR="61D6421B" w:rsidRDefault="61D6421B" w:rsidP="22C851DA">
      <w:pPr>
        <w:rPr>
          <w:sz w:val="28"/>
          <w:szCs w:val="28"/>
        </w:rPr>
      </w:pPr>
      <w:r w:rsidRPr="22C851DA">
        <w:rPr>
          <w:sz w:val="28"/>
          <w:szCs w:val="28"/>
        </w:rPr>
        <w:t>Ethical and Legal Considerations .......................................................................</w:t>
      </w:r>
      <w:r w:rsidR="79641CBE" w:rsidRPr="22C851DA">
        <w:rPr>
          <w:sz w:val="28"/>
          <w:szCs w:val="28"/>
        </w:rPr>
        <w:t>5</w:t>
      </w:r>
    </w:p>
    <w:p w14:paraId="19A98502" w14:textId="5D0CDE2F" w:rsidR="2928AC47" w:rsidRDefault="2928AC47" w:rsidP="22C851DA">
      <w:pPr>
        <w:rPr>
          <w:sz w:val="28"/>
          <w:szCs w:val="28"/>
        </w:rPr>
      </w:pPr>
      <w:r w:rsidRPr="22C851DA">
        <w:rPr>
          <w:sz w:val="28"/>
          <w:szCs w:val="28"/>
        </w:rPr>
        <w:t>References .........................................................................................................6</w:t>
      </w:r>
    </w:p>
    <w:p w14:paraId="0125D8FD" w14:textId="4B04DEF0" w:rsidR="2928AC47" w:rsidRDefault="2928AC47" w:rsidP="22C851DA">
      <w:pPr>
        <w:rPr>
          <w:sz w:val="28"/>
          <w:szCs w:val="28"/>
        </w:rPr>
      </w:pPr>
      <w:r w:rsidRPr="22C851DA">
        <w:rPr>
          <w:sz w:val="28"/>
          <w:szCs w:val="28"/>
        </w:rPr>
        <w:t>Appendix ............................................................................................................7</w:t>
      </w:r>
    </w:p>
    <w:p w14:paraId="3FC082A0" w14:textId="75A9C12B" w:rsidR="0051184F" w:rsidRDefault="0051184F" w:rsidP="22C851DA">
      <w:pPr>
        <w:rPr>
          <w:color w:val="FF0000"/>
        </w:rPr>
      </w:pPr>
    </w:p>
    <w:p w14:paraId="57600F63" w14:textId="77777777" w:rsidR="0051184F" w:rsidRDefault="0051184F"/>
    <w:p w14:paraId="1B3B2BF3" w14:textId="77777777" w:rsidR="0051184F" w:rsidRDefault="0051184F">
      <w:pPr>
        <w:sectPr w:rsidR="0051184F">
          <w:footerReference w:type="default" r:id="rId13"/>
          <w:pgSz w:w="11906" w:h="16838"/>
          <w:pgMar w:top="1440" w:right="1440" w:bottom="1440" w:left="1440" w:header="708" w:footer="708" w:gutter="0"/>
          <w:cols w:space="720"/>
        </w:sectPr>
      </w:pPr>
    </w:p>
    <w:p w14:paraId="49825C95" w14:textId="3CA172AB" w:rsidR="02E76FE1" w:rsidRDefault="3DA89FE4" w:rsidP="6E9EBCEC">
      <w:pPr>
        <w:pStyle w:val="Heading1"/>
        <w:spacing w:after="0"/>
        <w:rPr>
          <w:b/>
          <w:bCs/>
        </w:rPr>
      </w:pPr>
      <w:r w:rsidRPr="6E9EBCEC">
        <w:rPr>
          <w:b/>
          <w:bCs/>
        </w:rPr>
        <w:lastRenderedPageBreak/>
        <w:t xml:space="preserve">Predicting Premier League match outcomes to maximize investment in football </w:t>
      </w:r>
      <w:r w:rsidR="76013E34" w:rsidRPr="6E9EBCEC">
        <w:rPr>
          <w:b/>
          <w:bCs/>
        </w:rPr>
        <w:t>team</w:t>
      </w:r>
      <w:r w:rsidRPr="6E9EBCEC">
        <w:rPr>
          <w:b/>
          <w:bCs/>
        </w:rPr>
        <w:t xml:space="preserve"> sponsorships: a cost-benefit perspective</w:t>
      </w:r>
    </w:p>
    <w:p w14:paraId="11703221" w14:textId="7BDBEE60" w:rsidR="22C851DA" w:rsidRDefault="22C851DA" w:rsidP="6E9EBCEC">
      <w:pPr>
        <w:spacing w:after="0"/>
        <w:rPr>
          <w:sz w:val="40"/>
          <w:szCs w:val="40"/>
        </w:rPr>
      </w:pPr>
    </w:p>
    <w:p w14:paraId="5F6B3ABC" w14:textId="12F4F076" w:rsidR="2ABD1275" w:rsidRDefault="0B94F82B" w:rsidP="6E9EBCEC">
      <w:pPr>
        <w:pStyle w:val="Heading1"/>
        <w:numPr>
          <w:ilvl w:val="0"/>
          <w:numId w:val="1"/>
        </w:numPr>
      </w:pPr>
      <w:bookmarkStart w:id="10" w:name="_Toc1842985215"/>
      <w:bookmarkStart w:id="11" w:name="_Toc243046907"/>
      <w:r>
        <w:t>Introduction</w:t>
      </w:r>
      <w:bookmarkEnd w:id="10"/>
      <w:bookmarkEnd w:id="11"/>
    </w:p>
    <w:p w14:paraId="39C9ED16" w14:textId="5AACD819" w:rsidR="6E9EBCEC" w:rsidRDefault="6E9EBCEC" w:rsidP="6E9EBCEC"/>
    <w:p w14:paraId="2E634065" w14:textId="3D35960D" w:rsidR="718DE4CB" w:rsidRDefault="4E727681" w:rsidP="00935302">
      <w:pPr>
        <w:jc w:val="both"/>
        <w:rPr>
          <w:sz w:val="24"/>
          <w:szCs w:val="24"/>
        </w:rPr>
      </w:pPr>
      <w:r w:rsidRPr="6E9EBCEC">
        <w:rPr>
          <w:sz w:val="24"/>
          <w:szCs w:val="24"/>
        </w:rPr>
        <w:t>One of the most comm</w:t>
      </w:r>
      <w:r w:rsidR="261913B3" w:rsidRPr="6E9EBCEC">
        <w:rPr>
          <w:sz w:val="24"/>
          <w:szCs w:val="24"/>
        </w:rPr>
        <w:t>on</w:t>
      </w:r>
      <w:r w:rsidRPr="6E9EBCEC">
        <w:rPr>
          <w:sz w:val="24"/>
          <w:szCs w:val="24"/>
        </w:rPr>
        <w:t xml:space="preserve"> ways for companies to gain visibility wi</w:t>
      </w:r>
      <w:r w:rsidR="52BDB722" w:rsidRPr="6E9EBCEC">
        <w:rPr>
          <w:sz w:val="24"/>
          <w:szCs w:val="24"/>
        </w:rPr>
        <w:t xml:space="preserve">thin specific </w:t>
      </w:r>
      <w:r w:rsidR="6A0825E3" w:rsidRPr="6E9EBCEC">
        <w:rPr>
          <w:sz w:val="24"/>
          <w:szCs w:val="24"/>
        </w:rPr>
        <w:t xml:space="preserve">segments of society and consequently increase their revenue is through sponsorship investments. In this context, one of the most frequent and </w:t>
      </w:r>
      <w:r w:rsidR="00446A63">
        <w:rPr>
          <w:sz w:val="24"/>
          <w:szCs w:val="24"/>
        </w:rPr>
        <w:t>high-value</w:t>
      </w:r>
      <w:r w:rsidR="6A0825E3" w:rsidRPr="6E9EBCEC">
        <w:rPr>
          <w:sz w:val="24"/>
          <w:szCs w:val="24"/>
        </w:rPr>
        <w:t xml:space="preserve"> forms of inves</w:t>
      </w:r>
      <w:r w:rsidR="3A03F891" w:rsidRPr="6E9EBCEC">
        <w:rPr>
          <w:sz w:val="24"/>
          <w:szCs w:val="24"/>
        </w:rPr>
        <w:t xml:space="preserve">tment is sponsoring football teams. Given </w:t>
      </w:r>
      <w:r w:rsidR="00F13F73">
        <w:rPr>
          <w:sz w:val="24"/>
          <w:szCs w:val="24"/>
        </w:rPr>
        <w:t xml:space="preserve">the </w:t>
      </w:r>
      <w:r w:rsidR="7ED67670" w:rsidRPr="6E9EBCEC">
        <w:rPr>
          <w:sz w:val="24"/>
          <w:szCs w:val="24"/>
        </w:rPr>
        <w:t>very large</w:t>
      </w:r>
      <w:r w:rsidR="3A03F891" w:rsidRPr="6E9EBCEC">
        <w:rPr>
          <w:sz w:val="24"/>
          <w:szCs w:val="24"/>
        </w:rPr>
        <w:t xml:space="preserve"> sums of money that </w:t>
      </w:r>
      <w:r w:rsidR="65B90E58" w:rsidRPr="6E9EBCEC">
        <w:rPr>
          <w:sz w:val="24"/>
          <w:szCs w:val="24"/>
        </w:rPr>
        <w:t>English Football generates ea</w:t>
      </w:r>
      <w:r w:rsidR="7F2DCD29" w:rsidRPr="6E9EBCEC">
        <w:rPr>
          <w:sz w:val="24"/>
          <w:szCs w:val="24"/>
        </w:rPr>
        <w:t>c</w:t>
      </w:r>
      <w:r w:rsidR="65B90E58" w:rsidRPr="6E9EBCEC">
        <w:rPr>
          <w:sz w:val="24"/>
          <w:szCs w:val="24"/>
        </w:rPr>
        <w:t xml:space="preserve">h season, this project aims to </w:t>
      </w:r>
      <w:r w:rsidR="00054A14">
        <w:rPr>
          <w:sz w:val="24"/>
          <w:szCs w:val="24"/>
        </w:rPr>
        <w:t>develop</w:t>
      </w:r>
      <w:r w:rsidR="65B90E58" w:rsidRPr="6E9EBCEC">
        <w:rPr>
          <w:sz w:val="24"/>
          <w:szCs w:val="24"/>
        </w:rPr>
        <w:t xml:space="preserve"> a predictive model </w:t>
      </w:r>
      <w:r w:rsidR="00054A14">
        <w:rPr>
          <w:sz w:val="24"/>
          <w:szCs w:val="24"/>
        </w:rPr>
        <w:t>to</w:t>
      </w:r>
      <w:r w:rsidR="65B90E58" w:rsidRPr="6E9EBCEC">
        <w:rPr>
          <w:sz w:val="24"/>
          <w:szCs w:val="24"/>
        </w:rPr>
        <w:t xml:space="preserve"> </w:t>
      </w:r>
      <w:r w:rsidR="6A88B60A" w:rsidRPr="6E9EBCEC">
        <w:rPr>
          <w:sz w:val="24"/>
          <w:szCs w:val="24"/>
        </w:rPr>
        <w:t>analys</w:t>
      </w:r>
      <w:r w:rsidR="2CB87F96" w:rsidRPr="6E9EBCEC">
        <w:rPr>
          <w:sz w:val="24"/>
          <w:szCs w:val="24"/>
        </w:rPr>
        <w:t>e</w:t>
      </w:r>
      <w:r w:rsidR="05F62C39" w:rsidRPr="6E9EBCEC">
        <w:rPr>
          <w:sz w:val="24"/>
          <w:szCs w:val="24"/>
        </w:rPr>
        <w:t xml:space="preserve"> </w:t>
      </w:r>
      <w:r w:rsidR="65B90E58" w:rsidRPr="6E9EBCEC">
        <w:rPr>
          <w:sz w:val="24"/>
          <w:szCs w:val="24"/>
        </w:rPr>
        <w:t>Premier League</w:t>
      </w:r>
      <w:r w:rsidR="43584929" w:rsidRPr="6E9EBCEC">
        <w:rPr>
          <w:sz w:val="24"/>
          <w:szCs w:val="24"/>
        </w:rPr>
        <w:t xml:space="preserve"> matches.</w:t>
      </w:r>
      <w:r w:rsidR="1DA5BF95" w:rsidRPr="6E9EBCEC">
        <w:rPr>
          <w:sz w:val="24"/>
          <w:szCs w:val="24"/>
        </w:rPr>
        <w:t xml:space="preserve"> Therefore, provide support to potential sponsors </w:t>
      </w:r>
      <w:r w:rsidR="20F75516" w:rsidRPr="6E9EBCEC">
        <w:rPr>
          <w:sz w:val="24"/>
          <w:szCs w:val="24"/>
        </w:rPr>
        <w:t>looking to make</w:t>
      </w:r>
      <w:r w:rsidR="25BA8570" w:rsidRPr="6E9EBCEC">
        <w:rPr>
          <w:sz w:val="24"/>
          <w:szCs w:val="24"/>
        </w:rPr>
        <w:t xml:space="preserve"> </w:t>
      </w:r>
      <w:r w:rsidR="794D3045" w:rsidRPr="6E9EBCEC">
        <w:rPr>
          <w:sz w:val="24"/>
          <w:szCs w:val="24"/>
        </w:rPr>
        <w:t xml:space="preserve">a </w:t>
      </w:r>
      <w:r w:rsidR="25BA8570" w:rsidRPr="6E9EBCEC">
        <w:rPr>
          <w:sz w:val="24"/>
          <w:szCs w:val="24"/>
        </w:rPr>
        <w:t xml:space="preserve">good </w:t>
      </w:r>
      <w:r w:rsidR="3A58FD0B" w:rsidRPr="6E9EBCEC">
        <w:rPr>
          <w:sz w:val="24"/>
          <w:szCs w:val="24"/>
        </w:rPr>
        <w:t xml:space="preserve">and </w:t>
      </w:r>
      <w:r w:rsidR="25BA8570" w:rsidRPr="6E9EBCEC">
        <w:rPr>
          <w:sz w:val="24"/>
          <w:szCs w:val="24"/>
        </w:rPr>
        <w:t>informed decis</w:t>
      </w:r>
      <w:r w:rsidR="2BF21427" w:rsidRPr="6E9EBCEC">
        <w:rPr>
          <w:sz w:val="24"/>
          <w:szCs w:val="24"/>
        </w:rPr>
        <w:t>i</w:t>
      </w:r>
      <w:r w:rsidR="25BA8570" w:rsidRPr="6E9EBCEC">
        <w:rPr>
          <w:sz w:val="24"/>
          <w:szCs w:val="24"/>
        </w:rPr>
        <w:t>ons.</w:t>
      </w:r>
    </w:p>
    <w:p w14:paraId="1B81E694" w14:textId="03214030" w:rsidR="22C851DA" w:rsidRDefault="22C851DA" w:rsidP="22C851DA"/>
    <w:p w14:paraId="6CF9CCE6" w14:textId="04DEDBA9" w:rsidR="2D32E950" w:rsidRDefault="23D2F1CF" w:rsidP="6E9EBCEC">
      <w:pPr>
        <w:pStyle w:val="Heading1"/>
        <w:numPr>
          <w:ilvl w:val="0"/>
          <w:numId w:val="1"/>
        </w:numPr>
      </w:pPr>
      <w:r>
        <w:t>Problem Definition</w:t>
      </w:r>
    </w:p>
    <w:p w14:paraId="15DE0DA6" w14:textId="68D4BCAE" w:rsidR="6E9EBCEC" w:rsidRDefault="6E9EBCEC" w:rsidP="6E9EBCEC"/>
    <w:p w14:paraId="35BE614F" w14:textId="745EA483" w:rsidR="000C41A2" w:rsidRDefault="2D32E950" w:rsidP="0074797A">
      <w:pPr>
        <w:jc w:val="both"/>
        <w:rPr>
          <w:sz w:val="24"/>
          <w:szCs w:val="24"/>
        </w:rPr>
      </w:pPr>
      <w:r w:rsidRPr="22C851DA">
        <w:rPr>
          <w:sz w:val="24"/>
          <w:szCs w:val="24"/>
        </w:rPr>
        <w:t>When investors look for teams to f</w:t>
      </w:r>
      <w:r w:rsidR="122DE649" w:rsidRPr="22C851DA">
        <w:rPr>
          <w:sz w:val="24"/>
          <w:szCs w:val="24"/>
        </w:rPr>
        <w:t xml:space="preserve">inance or sponsor, they must evaluate </w:t>
      </w:r>
      <w:r w:rsidR="62298CC0" w:rsidRPr="22C851DA">
        <w:rPr>
          <w:sz w:val="24"/>
          <w:szCs w:val="24"/>
        </w:rPr>
        <w:t xml:space="preserve">several criteria </w:t>
      </w:r>
      <w:r w:rsidR="58E824E5" w:rsidRPr="22C851DA">
        <w:rPr>
          <w:sz w:val="24"/>
          <w:szCs w:val="24"/>
        </w:rPr>
        <w:t xml:space="preserve">before </w:t>
      </w:r>
      <w:r w:rsidR="27FC5D7F" w:rsidRPr="22C851DA">
        <w:rPr>
          <w:sz w:val="24"/>
          <w:szCs w:val="24"/>
        </w:rPr>
        <w:t>ma</w:t>
      </w:r>
      <w:r w:rsidR="3D59A314" w:rsidRPr="22C851DA">
        <w:rPr>
          <w:sz w:val="24"/>
          <w:szCs w:val="24"/>
        </w:rPr>
        <w:t>k</w:t>
      </w:r>
      <w:r w:rsidR="27FC5D7F" w:rsidRPr="22C851DA">
        <w:rPr>
          <w:sz w:val="24"/>
          <w:szCs w:val="24"/>
        </w:rPr>
        <w:t xml:space="preserve">ing a final decision. </w:t>
      </w:r>
      <w:r w:rsidR="00D60F49">
        <w:rPr>
          <w:sz w:val="24"/>
          <w:szCs w:val="24"/>
        </w:rPr>
        <w:t>If the investor choose</w:t>
      </w:r>
      <w:r w:rsidR="27FC5D7F" w:rsidRPr="22C851DA">
        <w:rPr>
          <w:sz w:val="24"/>
          <w:szCs w:val="24"/>
        </w:rPr>
        <w:t xml:space="preserve"> to invest in the most famous team in </w:t>
      </w:r>
      <w:r w:rsidR="00C46E27">
        <w:rPr>
          <w:sz w:val="24"/>
          <w:szCs w:val="24"/>
        </w:rPr>
        <w:t>Premier</w:t>
      </w:r>
      <w:r w:rsidR="27FC5D7F" w:rsidRPr="22C851DA">
        <w:rPr>
          <w:sz w:val="24"/>
          <w:szCs w:val="24"/>
        </w:rPr>
        <w:t xml:space="preserve"> </w:t>
      </w:r>
      <w:r w:rsidR="00C46E27">
        <w:rPr>
          <w:sz w:val="24"/>
          <w:szCs w:val="24"/>
        </w:rPr>
        <w:t>L</w:t>
      </w:r>
      <w:r w:rsidR="27FC5D7F" w:rsidRPr="22C851DA">
        <w:rPr>
          <w:sz w:val="24"/>
          <w:szCs w:val="24"/>
        </w:rPr>
        <w:t>eague</w:t>
      </w:r>
      <w:r w:rsidR="00C124F1">
        <w:rPr>
          <w:sz w:val="24"/>
          <w:szCs w:val="24"/>
        </w:rPr>
        <w:t xml:space="preserve"> this investor </w:t>
      </w:r>
      <w:r w:rsidR="27FC5D7F" w:rsidRPr="22C851DA">
        <w:rPr>
          <w:sz w:val="24"/>
          <w:szCs w:val="24"/>
        </w:rPr>
        <w:t xml:space="preserve">probably would </w:t>
      </w:r>
      <w:r w:rsidR="2A9AFDEF" w:rsidRPr="22C851DA">
        <w:rPr>
          <w:sz w:val="24"/>
          <w:szCs w:val="24"/>
        </w:rPr>
        <w:t>have extremely high costs, but on the other hand</w:t>
      </w:r>
      <w:r w:rsidR="00054A14">
        <w:rPr>
          <w:sz w:val="24"/>
          <w:szCs w:val="24"/>
        </w:rPr>
        <w:t>,</w:t>
      </w:r>
      <w:r w:rsidR="2A9AFDEF" w:rsidRPr="22C851DA">
        <w:rPr>
          <w:sz w:val="24"/>
          <w:szCs w:val="24"/>
        </w:rPr>
        <w:t xml:space="preserve"> </w:t>
      </w:r>
      <w:r w:rsidR="3DC626BF" w:rsidRPr="22C851DA">
        <w:rPr>
          <w:sz w:val="24"/>
          <w:szCs w:val="24"/>
        </w:rPr>
        <w:t xml:space="preserve">an investor who </w:t>
      </w:r>
      <w:r w:rsidR="002562C0">
        <w:rPr>
          <w:sz w:val="24"/>
          <w:szCs w:val="24"/>
        </w:rPr>
        <w:t>does not</w:t>
      </w:r>
      <w:r w:rsidR="007471F6">
        <w:rPr>
          <w:sz w:val="24"/>
          <w:szCs w:val="24"/>
        </w:rPr>
        <w:t xml:space="preserve"> make</w:t>
      </w:r>
      <w:r w:rsidR="3DC626BF" w:rsidRPr="22C851DA">
        <w:rPr>
          <w:sz w:val="24"/>
          <w:szCs w:val="24"/>
        </w:rPr>
        <w:t xml:space="preserve"> </w:t>
      </w:r>
      <w:r w:rsidR="009E1436">
        <w:rPr>
          <w:sz w:val="24"/>
          <w:szCs w:val="24"/>
        </w:rPr>
        <w:t>very</w:t>
      </w:r>
      <w:r w:rsidR="3C6080F1" w:rsidRPr="22C851DA">
        <w:rPr>
          <w:sz w:val="24"/>
          <w:szCs w:val="24"/>
        </w:rPr>
        <w:t xml:space="preserve"> </w:t>
      </w:r>
      <w:r w:rsidR="3DC626BF" w:rsidRPr="22C851DA">
        <w:rPr>
          <w:sz w:val="24"/>
          <w:szCs w:val="24"/>
        </w:rPr>
        <w:t xml:space="preserve">clear criteria and </w:t>
      </w:r>
      <w:r w:rsidR="00FC6056">
        <w:rPr>
          <w:sz w:val="24"/>
          <w:szCs w:val="24"/>
        </w:rPr>
        <w:t>conduct</w:t>
      </w:r>
      <w:r w:rsidR="4D77BAA6" w:rsidRPr="22C851DA">
        <w:rPr>
          <w:sz w:val="24"/>
          <w:szCs w:val="24"/>
        </w:rPr>
        <w:t xml:space="preserve"> </w:t>
      </w:r>
      <w:r w:rsidR="3DC626BF" w:rsidRPr="22C851DA">
        <w:rPr>
          <w:sz w:val="24"/>
          <w:szCs w:val="24"/>
        </w:rPr>
        <w:t xml:space="preserve">a rigorous </w:t>
      </w:r>
      <w:r w:rsidR="69081225" w:rsidRPr="22C851DA">
        <w:rPr>
          <w:sz w:val="24"/>
          <w:szCs w:val="24"/>
        </w:rPr>
        <w:t>analysis</w:t>
      </w:r>
      <w:r w:rsidR="3DC626BF" w:rsidRPr="22C851DA">
        <w:rPr>
          <w:sz w:val="24"/>
          <w:szCs w:val="24"/>
        </w:rPr>
        <w:t xml:space="preserve"> of </w:t>
      </w:r>
      <w:r w:rsidR="00054A14">
        <w:rPr>
          <w:sz w:val="24"/>
          <w:szCs w:val="24"/>
        </w:rPr>
        <w:t xml:space="preserve">a </w:t>
      </w:r>
      <w:r w:rsidR="3DC626BF" w:rsidRPr="22C851DA">
        <w:rPr>
          <w:sz w:val="24"/>
          <w:szCs w:val="24"/>
        </w:rPr>
        <w:t xml:space="preserve">potential </w:t>
      </w:r>
      <w:r w:rsidR="4B9534A8" w:rsidRPr="22C851DA">
        <w:rPr>
          <w:sz w:val="24"/>
          <w:szCs w:val="24"/>
        </w:rPr>
        <w:t>team's</w:t>
      </w:r>
      <w:r w:rsidR="3DC626BF" w:rsidRPr="22C851DA">
        <w:rPr>
          <w:sz w:val="24"/>
          <w:szCs w:val="24"/>
        </w:rPr>
        <w:t xml:space="preserve"> risks</w:t>
      </w:r>
      <w:r w:rsidR="49D6E62E" w:rsidRPr="22C851DA">
        <w:rPr>
          <w:sz w:val="24"/>
          <w:szCs w:val="24"/>
        </w:rPr>
        <w:t xml:space="preserve"> </w:t>
      </w:r>
      <w:r w:rsidR="3B0157C8" w:rsidRPr="22C851DA">
        <w:rPr>
          <w:sz w:val="24"/>
          <w:szCs w:val="24"/>
        </w:rPr>
        <w:t xml:space="preserve">can make a significant </w:t>
      </w:r>
      <w:r w:rsidR="00FC6056">
        <w:rPr>
          <w:sz w:val="24"/>
          <w:szCs w:val="24"/>
        </w:rPr>
        <w:t>mistake</w:t>
      </w:r>
      <w:r w:rsidR="3B0157C8" w:rsidRPr="22C851DA">
        <w:rPr>
          <w:sz w:val="24"/>
          <w:szCs w:val="24"/>
        </w:rPr>
        <w:t>,</w:t>
      </w:r>
      <w:r w:rsidR="5F4D17B9" w:rsidRPr="22C851DA">
        <w:rPr>
          <w:sz w:val="24"/>
          <w:szCs w:val="24"/>
        </w:rPr>
        <w:t xml:space="preserve"> for example, joining a team that is in a sharp decline. </w:t>
      </w:r>
      <w:r w:rsidR="2B32F8F6" w:rsidRPr="22C851DA">
        <w:rPr>
          <w:sz w:val="24"/>
          <w:szCs w:val="24"/>
        </w:rPr>
        <w:t>In this context</w:t>
      </w:r>
      <w:r w:rsidR="52936C0F" w:rsidRPr="22C851DA">
        <w:rPr>
          <w:sz w:val="24"/>
          <w:szCs w:val="24"/>
        </w:rPr>
        <w:t>,</w:t>
      </w:r>
      <w:r w:rsidR="2B32F8F6" w:rsidRPr="22C851DA">
        <w:rPr>
          <w:sz w:val="24"/>
          <w:szCs w:val="24"/>
        </w:rPr>
        <w:t xml:space="preserve"> Connell </w:t>
      </w:r>
      <w:r w:rsidR="008098A2" w:rsidRPr="22C851DA">
        <w:rPr>
          <w:sz w:val="24"/>
          <w:szCs w:val="24"/>
        </w:rPr>
        <w:t>(</w:t>
      </w:r>
      <w:r w:rsidR="2B32F8F6" w:rsidRPr="22C851DA">
        <w:rPr>
          <w:sz w:val="24"/>
          <w:szCs w:val="24"/>
        </w:rPr>
        <w:t>2025b) explain</w:t>
      </w:r>
      <w:r w:rsidR="0E905055" w:rsidRPr="22C851DA">
        <w:rPr>
          <w:sz w:val="24"/>
          <w:szCs w:val="24"/>
        </w:rPr>
        <w:t>s</w:t>
      </w:r>
      <w:r w:rsidR="2B32F8F6" w:rsidRPr="22C851DA">
        <w:rPr>
          <w:sz w:val="24"/>
          <w:szCs w:val="24"/>
        </w:rPr>
        <w:t xml:space="preserve"> that some </w:t>
      </w:r>
      <w:r w:rsidR="0CBCDB5F" w:rsidRPr="22C851DA">
        <w:rPr>
          <w:sz w:val="24"/>
          <w:szCs w:val="24"/>
        </w:rPr>
        <w:t xml:space="preserve">sponsors </w:t>
      </w:r>
      <w:r w:rsidR="4DE07A47" w:rsidRPr="22C851DA">
        <w:rPr>
          <w:sz w:val="24"/>
          <w:szCs w:val="24"/>
        </w:rPr>
        <w:t>make</w:t>
      </w:r>
      <w:r w:rsidR="0CBCDB5F" w:rsidRPr="22C851DA">
        <w:rPr>
          <w:sz w:val="24"/>
          <w:szCs w:val="24"/>
        </w:rPr>
        <w:t xml:space="preserve"> good deal</w:t>
      </w:r>
      <w:r w:rsidR="4C47B299" w:rsidRPr="22C851DA">
        <w:rPr>
          <w:sz w:val="24"/>
          <w:szCs w:val="24"/>
        </w:rPr>
        <w:t>s</w:t>
      </w:r>
      <w:r w:rsidR="0CBCDB5F" w:rsidRPr="22C851DA">
        <w:rPr>
          <w:sz w:val="24"/>
          <w:szCs w:val="24"/>
        </w:rPr>
        <w:t>, while other</w:t>
      </w:r>
      <w:r w:rsidR="28B58A11" w:rsidRPr="22C851DA">
        <w:rPr>
          <w:sz w:val="24"/>
          <w:szCs w:val="24"/>
        </w:rPr>
        <w:t>s are paying more than necessary.</w:t>
      </w:r>
      <w:r w:rsidR="00464F9A">
        <w:rPr>
          <w:sz w:val="24"/>
          <w:szCs w:val="24"/>
        </w:rPr>
        <w:t xml:space="preserve"> </w:t>
      </w:r>
      <w:r w:rsidR="754A070B" w:rsidRPr="6E9EBCEC">
        <w:rPr>
          <w:sz w:val="24"/>
          <w:szCs w:val="24"/>
        </w:rPr>
        <w:t xml:space="preserve">Therefore, the problem to be addressed is </w:t>
      </w:r>
      <w:r w:rsidR="00054A14">
        <w:rPr>
          <w:sz w:val="24"/>
          <w:szCs w:val="24"/>
        </w:rPr>
        <w:t xml:space="preserve">to </w:t>
      </w:r>
      <w:r w:rsidR="754A070B" w:rsidRPr="6E9EBCEC">
        <w:rPr>
          <w:sz w:val="24"/>
          <w:szCs w:val="24"/>
        </w:rPr>
        <w:t>identify</w:t>
      </w:r>
      <w:r w:rsidR="1D56CBB6" w:rsidRPr="6E9EBCEC">
        <w:rPr>
          <w:sz w:val="24"/>
          <w:szCs w:val="24"/>
        </w:rPr>
        <w:t xml:space="preserve"> the teams that offer the best possible cost-benefit ratio</w:t>
      </w:r>
      <w:r w:rsidR="573696A8" w:rsidRPr="6E9EBCEC">
        <w:rPr>
          <w:sz w:val="24"/>
          <w:szCs w:val="24"/>
        </w:rPr>
        <w:t xml:space="preserve">, allowing investors to effectively display their brands on the </w:t>
      </w:r>
      <w:r w:rsidR="5A1F0D7D" w:rsidRPr="6E9EBCEC">
        <w:rPr>
          <w:sz w:val="24"/>
          <w:szCs w:val="24"/>
        </w:rPr>
        <w:t>football team’s uniforms.</w:t>
      </w:r>
      <w:r w:rsidR="3A84737F" w:rsidRPr="6E9EBCEC">
        <w:rPr>
          <w:sz w:val="24"/>
          <w:szCs w:val="24"/>
        </w:rPr>
        <w:t xml:space="preserve"> </w:t>
      </w:r>
      <w:r w:rsidR="5DF1D8AB" w:rsidRPr="6E9EBCEC">
        <w:rPr>
          <w:sz w:val="24"/>
          <w:szCs w:val="24"/>
        </w:rPr>
        <w:t>“</w:t>
      </w:r>
      <w:r w:rsidR="5DF1D8AB" w:rsidRPr="6E9EBCEC">
        <w:rPr>
          <w:color w:val="212121"/>
          <w:sz w:val="24"/>
          <w:szCs w:val="24"/>
        </w:rPr>
        <w:t xml:space="preserve">While factors like reputation, brand alignment, and community values are increasingly important to </w:t>
      </w:r>
      <w:r w:rsidR="49D93766" w:rsidRPr="6E9EBCEC">
        <w:rPr>
          <w:sz w:val="24"/>
          <w:szCs w:val="24"/>
        </w:rPr>
        <w:t>sponsors</w:t>
      </w:r>
      <w:r w:rsidR="5DF1D8AB" w:rsidRPr="6E9EBCEC">
        <w:rPr>
          <w:color w:val="212121"/>
          <w:sz w:val="24"/>
          <w:szCs w:val="24"/>
        </w:rPr>
        <w:t>, one priority continues to dominate in Premier League partnerships: exposure (Connell</w:t>
      </w:r>
      <w:r w:rsidR="3583B595" w:rsidRPr="6E9EBCEC">
        <w:rPr>
          <w:color w:val="212121"/>
          <w:sz w:val="24"/>
          <w:szCs w:val="24"/>
        </w:rPr>
        <w:t>, 2025a)”.</w:t>
      </w:r>
    </w:p>
    <w:p w14:paraId="0F550646" w14:textId="77777777" w:rsidR="00A46562" w:rsidRPr="0074797A" w:rsidRDefault="00A46562" w:rsidP="0074797A">
      <w:pPr>
        <w:jc w:val="both"/>
        <w:rPr>
          <w:del w:id="12" w:author="Erick Silva" w:date="2026-10-19T13:39:00Z" w16du:dateUtc="2026-10-19T13:39:21Z"/>
          <w:sz w:val="24"/>
          <w:szCs w:val="24"/>
        </w:rPr>
      </w:pPr>
    </w:p>
    <w:p w14:paraId="4A783C4C" w14:textId="31A8152C" w:rsidR="00C564B9" w:rsidRPr="00C564B9" w:rsidRDefault="77EF1CD9" w:rsidP="003C2313">
      <w:pPr>
        <w:pStyle w:val="Heading1"/>
        <w:numPr>
          <w:ilvl w:val="0"/>
          <w:numId w:val="1"/>
        </w:numPr>
      </w:pPr>
      <w:r w:rsidRPr="000C41A2">
        <w:lastRenderedPageBreak/>
        <w:t xml:space="preserve">Aim and Objectives </w:t>
      </w:r>
    </w:p>
    <w:p w14:paraId="52210EF4" w14:textId="77777777" w:rsidR="00C564B9" w:rsidRDefault="00C564B9" w:rsidP="22C851DA">
      <w:pPr>
        <w:pStyle w:val="Heading1"/>
        <w:rPr>
          <w:color w:val="000000" w:themeColor="text1"/>
          <w:sz w:val="24"/>
          <w:szCs w:val="24"/>
        </w:rPr>
      </w:pPr>
    </w:p>
    <w:p w14:paraId="3385DB07" w14:textId="77777777" w:rsidR="00C564B9" w:rsidRDefault="00C564B9" w:rsidP="22C851DA">
      <w:pPr>
        <w:pStyle w:val="Heading1"/>
        <w:rPr>
          <w:color w:val="000000" w:themeColor="text1"/>
          <w:sz w:val="24"/>
          <w:szCs w:val="24"/>
        </w:rPr>
      </w:pPr>
    </w:p>
    <w:p w14:paraId="60E73A7B" w14:textId="506D8748" w:rsidR="00AD2FA2" w:rsidRPr="00E4485F" w:rsidRDefault="35FBBE59" w:rsidP="00935302">
      <w:pPr>
        <w:pStyle w:val="Heading1"/>
        <w:jc w:val="both"/>
        <w:rPr>
          <w:color w:val="000000" w:themeColor="text1"/>
          <w:sz w:val="24"/>
          <w:szCs w:val="24"/>
        </w:rPr>
      </w:pPr>
      <w:r w:rsidRPr="22C851DA">
        <w:rPr>
          <w:color w:val="000000" w:themeColor="text1"/>
          <w:sz w:val="24"/>
          <w:szCs w:val="24"/>
        </w:rPr>
        <w:t xml:space="preserve">The Primary Objective of this study is </w:t>
      </w:r>
      <w:r w:rsidR="007A1D8D">
        <w:rPr>
          <w:color w:val="000000" w:themeColor="text1"/>
          <w:sz w:val="24"/>
          <w:szCs w:val="24"/>
        </w:rPr>
        <w:t>building</w:t>
      </w:r>
      <w:r w:rsidRPr="22C851DA">
        <w:rPr>
          <w:color w:val="000000" w:themeColor="text1"/>
          <w:sz w:val="24"/>
          <w:szCs w:val="24"/>
        </w:rPr>
        <w:t xml:space="preserve"> a predictive model </w:t>
      </w:r>
      <w:r w:rsidR="005463A9">
        <w:rPr>
          <w:color w:val="000000" w:themeColor="text1"/>
          <w:sz w:val="24"/>
          <w:szCs w:val="24"/>
        </w:rPr>
        <w:t>applying in</w:t>
      </w:r>
      <w:r w:rsidRPr="22C851DA">
        <w:rPr>
          <w:color w:val="000000" w:themeColor="text1"/>
          <w:sz w:val="24"/>
          <w:szCs w:val="24"/>
        </w:rPr>
        <w:t xml:space="preserve"> Premier League matches</w:t>
      </w:r>
      <w:r w:rsidR="00FC40E5">
        <w:rPr>
          <w:color w:val="000000" w:themeColor="text1"/>
          <w:sz w:val="24"/>
          <w:szCs w:val="24"/>
        </w:rPr>
        <w:t xml:space="preserve"> </w:t>
      </w:r>
      <w:r w:rsidR="00376B15">
        <w:rPr>
          <w:color w:val="000000" w:themeColor="text1"/>
          <w:sz w:val="24"/>
          <w:szCs w:val="24"/>
        </w:rPr>
        <w:t>to</w:t>
      </w:r>
      <w:r w:rsidR="00FC40E5">
        <w:rPr>
          <w:color w:val="000000" w:themeColor="text1"/>
          <w:sz w:val="24"/>
          <w:szCs w:val="24"/>
        </w:rPr>
        <w:t xml:space="preserve"> </w:t>
      </w:r>
      <w:r w:rsidR="0E452CAC" w:rsidRPr="22C851DA">
        <w:rPr>
          <w:color w:val="000000" w:themeColor="text1"/>
          <w:sz w:val="24"/>
          <w:szCs w:val="24"/>
        </w:rPr>
        <w:t>identify</w:t>
      </w:r>
      <w:r w:rsidRPr="22C851DA">
        <w:rPr>
          <w:color w:val="000000" w:themeColor="text1"/>
          <w:sz w:val="24"/>
          <w:szCs w:val="24"/>
        </w:rPr>
        <w:t xml:space="preserve"> teams that offer the best “</w:t>
      </w:r>
      <w:r w:rsidR="00376B15">
        <w:rPr>
          <w:color w:val="000000" w:themeColor="text1"/>
          <w:sz w:val="24"/>
          <w:szCs w:val="24"/>
        </w:rPr>
        <w:t>cost-benefit</w:t>
      </w:r>
      <w:r w:rsidRPr="22C851DA">
        <w:rPr>
          <w:color w:val="000000" w:themeColor="text1"/>
          <w:sz w:val="24"/>
          <w:szCs w:val="24"/>
        </w:rPr>
        <w:t xml:space="preserve">” ratio </w:t>
      </w:r>
      <w:r w:rsidR="34BCE427" w:rsidRPr="22C851DA">
        <w:rPr>
          <w:color w:val="000000" w:themeColor="text1"/>
          <w:sz w:val="24"/>
          <w:szCs w:val="24"/>
        </w:rPr>
        <w:t>for investment purposes. To achieve this</w:t>
      </w:r>
      <w:r w:rsidR="58E7BC9A" w:rsidRPr="22C851DA">
        <w:rPr>
          <w:color w:val="000000" w:themeColor="text1"/>
          <w:sz w:val="24"/>
          <w:szCs w:val="24"/>
        </w:rPr>
        <w:t xml:space="preserve"> </w:t>
      </w:r>
      <w:r w:rsidR="54970FEA" w:rsidRPr="22C851DA">
        <w:rPr>
          <w:color w:val="000000" w:themeColor="text1"/>
          <w:sz w:val="24"/>
          <w:szCs w:val="24"/>
        </w:rPr>
        <w:t>goal</w:t>
      </w:r>
      <w:r w:rsidR="58E7BC9A" w:rsidRPr="22C851DA">
        <w:rPr>
          <w:color w:val="000000" w:themeColor="text1"/>
          <w:sz w:val="24"/>
          <w:szCs w:val="24"/>
        </w:rPr>
        <w:t xml:space="preserve">, </w:t>
      </w:r>
      <w:r w:rsidR="00054A14">
        <w:rPr>
          <w:color w:val="000000" w:themeColor="text1"/>
          <w:sz w:val="24"/>
          <w:szCs w:val="24"/>
        </w:rPr>
        <w:t>these</w:t>
      </w:r>
      <w:r w:rsidR="006D549F">
        <w:rPr>
          <w:color w:val="000000" w:themeColor="text1"/>
          <w:sz w:val="24"/>
          <w:szCs w:val="24"/>
        </w:rPr>
        <w:t xml:space="preserve"> </w:t>
      </w:r>
      <w:r w:rsidR="006D549F" w:rsidRPr="22C851DA">
        <w:rPr>
          <w:color w:val="000000" w:themeColor="text1"/>
          <w:sz w:val="24"/>
          <w:szCs w:val="24"/>
        </w:rPr>
        <w:t>steps</w:t>
      </w:r>
      <w:r w:rsidR="58E7BC9A" w:rsidRPr="22C851DA">
        <w:rPr>
          <w:color w:val="000000" w:themeColor="text1"/>
          <w:sz w:val="24"/>
          <w:szCs w:val="24"/>
        </w:rPr>
        <w:t xml:space="preserve"> will be </w:t>
      </w:r>
      <w:r w:rsidR="00A63EF2">
        <w:rPr>
          <w:color w:val="000000" w:themeColor="text1"/>
          <w:sz w:val="24"/>
          <w:szCs w:val="24"/>
        </w:rPr>
        <w:t>followed</w:t>
      </w:r>
      <w:r w:rsidR="58E7BC9A" w:rsidRPr="22C851DA">
        <w:rPr>
          <w:color w:val="000000" w:themeColor="text1"/>
          <w:sz w:val="24"/>
          <w:szCs w:val="24"/>
        </w:rPr>
        <w:t>:</w:t>
      </w:r>
    </w:p>
    <w:p w14:paraId="162926C4" w14:textId="3DEB91C2" w:rsidR="74422C0C" w:rsidRPr="00935302" w:rsidRDefault="74422C0C" w:rsidP="00935302">
      <w:pPr>
        <w:pStyle w:val="ListParagraph"/>
        <w:numPr>
          <w:ilvl w:val="0"/>
          <w:numId w:val="12"/>
        </w:numPr>
        <w:jc w:val="both"/>
        <w:rPr>
          <w:color w:val="000000" w:themeColor="text1"/>
          <w:sz w:val="24"/>
          <w:szCs w:val="24"/>
        </w:rPr>
      </w:pPr>
      <w:r w:rsidRPr="00935302">
        <w:rPr>
          <w:color w:val="000000" w:themeColor="text1"/>
          <w:sz w:val="24"/>
          <w:szCs w:val="24"/>
        </w:rPr>
        <w:t xml:space="preserve">Analyse the </w:t>
      </w:r>
      <w:r w:rsidR="0076090D">
        <w:rPr>
          <w:color w:val="000000" w:themeColor="text1"/>
          <w:sz w:val="24"/>
          <w:szCs w:val="24"/>
        </w:rPr>
        <w:t>most new</w:t>
      </w:r>
      <w:r w:rsidRPr="00935302">
        <w:rPr>
          <w:color w:val="000000" w:themeColor="text1"/>
          <w:sz w:val="24"/>
          <w:szCs w:val="24"/>
        </w:rPr>
        <w:t xml:space="preserve"> Premier League </w:t>
      </w:r>
      <w:r w:rsidR="00376B15">
        <w:rPr>
          <w:color w:val="000000" w:themeColor="text1"/>
          <w:sz w:val="24"/>
          <w:szCs w:val="24"/>
        </w:rPr>
        <w:t>seasons</w:t>
      </w:r>
      <w:r w:rsidR="007A1D8D">
        <w:rPr>
          <w:color w:val="000000" w:themeColor="text1"/>
          <w:sz w:val="24"/>
          <w:szCs w:val="24"/>
        </w:rPr>
        <w:t>, probably last 10 years,</w:t>
      </w:r>
      <w:r w:rsidRPr="00935302">
        <w:rPr>
          <w:color w:val="000000" w:themeColor="text1"/>
          <w:sz w:val="24"/>
          <w:szCs w:val="24"/>
        </w:rPr>
        <w:t xml:space="preserve"> to identify patterns </w:t>
      </w:r>
      <w:r w:rsidR="15F691AF" w:rsidRPr="00935302">
        <w:rPr>
          <w:color w:val="000000" w:themeColor="text1"/>
          <w:sz w:val="24"/>
          <w:szCs w:val="24"/>
        </w:rPr>
        <w:t>within the collected data.</w:t>
      </w:r>
    </w:p>
    <w:p w14:paraId="23D734AF" w14:textId="4D77D9E9" w:rsidR="15F691AF" w:rsidRPr="00935302" w:rsidRDefault="15F691AF" w:rsidP="00935302">
      <w:pPr>
        <w:pStyle w:val="ListParagraph"/>
        <w:numPr>
          <w:ilvl w:val="0"/>
          <w:numId w:val="12"/>
        </w:numPr>
        <w:jc w:val="both"/>
        <w:rPr>
          <w:color w:val="000000" w:themeColor="text1"/>
          <w:sz w:val="24"/>
          <w:szCs w:val="24"/>
        </w:rPr>
      </w:pPr>
      <w:r w:rsidRPr="00935302">
        <w:rPr>
          <w:color w:val="000000" w:themeColor="text1"/>
          <w:sz w:val="24"/>
          <w:szCs w:val="24"/>
        </w:rPr>
        <w:t>Develop and estimate models designed</w:t>
      </w:r>
      <w:r w:rsidR="16C3757A" w:rsidRPr="00935302">
        <w:rPr>
          <w:color w:val="000000" w:themeColor="text1"/>
          <w:sz w:val="24"/>
          <w:szCs w:val="24"/>
        </w:rPr>
        <w:t xml:space="preserve"> to predict probabilities of a win, draw or loss for each team.</w:t>
      </w:r>
    </w:p>
    <w:p w14:paraId="2C46E02D" w14:textId="73AC075A" w:rsidR="16C3757A" w:rsidRPr="00935302" w:rsidRDefault="16C3757A" w:rsidP="00935302">
      <w:pPr>
        <w:pStyle w:val="ListParagraph"/>
        <w:numPr>
          <w:ilvl w:val="0"/>
          <w:numId w:val="12"/>
        </w:numPr>
        <w:jc w:val="both"/>
        <w:rPr>
          <w:color w:val="000000" w:themeColor="text1"/>
          <w:sz w:val="24"/>
          <w:szCs w:val="24"/>
        </w:rPr>
      </w:pPr>
      <w:r w:rsidRPr="00935302">
        <w:rPr>
          <w:color w:val="000000" w:themeColor="text1"/>
          <w:sz w:val="24"/>
          <w:szCs w:val="24"/>
        </w:rPr>
        <w:t xml:space="preserve">Calculate the probability of each team </w:t>
      </w:r>
      <w:r w:rsidR="00A11628">
        <w:rPr>
          <w:color w:val="000000" w:themeColor="text1"/>
          <w:sz w:val="24"/>
          <w:szCs w:val="24"/>
        </w:rPr>
        <w:t>advancing</w:t>
      </w:r>
      <w:r w:rsidRPr="00935302">
        <w:rPr>
          <w:color w:val="000000" w:themeColor="text1"/>
          <w:sz w:val="24"/>
          <w:szCs w:val="24"/>
        </w:rPr>
        <w:t xml:space="preserve"> in the league </w:t>
      </w:r>
      <w:r w:rsidR="00376B15">
        <w:rPr>
          <w:color w:val="000000" w:themeColor="text1"/>
          <w:sz w:val="24"/>
          <w:szCs w:val="24"/>
        </w:rPr>
        <w:t>to determine</w:t>
      </w:r>
      <w:r w:rsidR="6D65E28E" w:rsidRPr="00935302">
        <w:rPr>
          <w:color w:val="000000" w:themeColor="text1"/>
          <w:sz w:val="24"/>
          <w:szCs w:val="24"/>
        </w:rPr>
        <w:t xml:space="preserve"> the probability of each team </w:t>
      </w:r>
      <w:r w:rsidR="00A11628">
        <w:rPr>
          <w:color w:val="000000" w:themeColor="text1"/>
          <w:sz w:val="24"/>
          <w:szCs w:val="24"/>
        </w:rPr>
        <w:t>becoming</w:t>
      </w:r>
      <w:r w:rsidR="6D65E28E" w:rsidRPr="00935302">
        <w:rPr>
          <w:color w:val="000000" w:themeColor="text1"/>
          <w:sz w:val="24"/>
          <w:szCs w:val="24"/>
        </w:rPr>
        <w:t xml:space="preserve"> champion.</w:t>
      </w:r>
    </w:p>
    <w:p w14:paraId="617D503F" w14:textId="4715E81F" w:rsidR="776EFB90" w:rsidRPr="00935302" w:rsidRDefault="776EFB90" w:rsidP="00935302">
      <w:pPr>
        <w:pStyle w:val="ListParagraph"/>
        <w:numPr>
          <w:ilvl w:val="0"/>
          <w:numId w:val="12"/>
        </w:numPr>
        <w:jc w:val="both"/>
        <w:rPr>
          <w:color w:val="000000" w:themeColor="text1"/>
          <w:sz w:val="24"/>
          <w:szCs w:val="24"/>
        </w:rPr>
      </w:pPr>
      <w:r w:rsidRPr="00935302">
        <w:rPr>
          <w:color w:val="000000" w:themeColor="text1"/>
          <w:sz w:val="24"/>
          <w:szCs w:val="24"/>
        </w:rPr>
        <w:t xml:space="preserve">Determine a relation between championship probabilities and the </w:t>
      </w:r>
      <w:r w:rsidR="00A11628">
        <w:rPr>
          <w:color w:val="000000" w:themeColor="text1"/>
          <w:sz w:val="24"/>
          <w:szCs w:val="24"/>
        </w:rPr>
        <w:t>sponsor</w:t>
      </w:r>
      <w:r w:rsidRPr="00935302">
        <w:rPr>
          <w:color w:val="000000" w:themeColor="text1"/>
          <w:sz w:val="24"/>
          <w:szCs w:val="24"/>
        </w:rPr>
        <w:t xml:space="preserve"> value of each team</w:t>
      </w:r>
      <w:r w:rsidR="004F1AB3" w:rsidRPr="00935302">
        <w:rPr>
          <w:color w:val="000000" w:themeColor="text1"/>
          <w:sz w:val="24"/>
          <w:szCs w:val="24"/>
        </w:rPr>
        <w:t xml:space="preserve"> to </w:t>
      </w:r>
      <w:r w:rsidR="59F018E5" w:rsidRPr="00935302">
        <w:rPr>
          <w:color w:val="000000" w:themeColor="text1"/>
          <w:sz w:val="24"/>
          <w:szCs w:val="24"/>
        </w:rPr>
        <w:t>calculat</w:t>
      </w:r>
      <w:r w:rsidR="004F1AB3" w:rsidRPr="00935302">
        <w:rPr>
          <w:color w:val="000000" w:themeColor="text1"/>
          <w:sz w:val="24"/>
          <w:szCs w:val="24"/>
        </w:rPr>
        <w:t>e</w:t>
      </w:r>
      <w:r w:rsidR="59F018E5" w:rsidRPr="00935302">
        <w:rPr>
          <w:color w:val="000000" w:themeColor="text1"/>
          <w:sz w:val="24"/>
          <w:szCs w:val="24"/>
        </w:rPr>
        <w:t xml:space="preserve"> a </w:t>
      </w:r>
      <w:r w:rsidR="00A11628">
        <w:rPr>
          <w:color w:val="000000" w:themeColor="text1"/>
          <w:sz w:val="24"/>
          <w:szCs w:val="24"/>
        </w:rPr>
        <w:t>cost-benefit</w:t>
      </w:r>
      <w:r w:rsidR="59F018E5" w:rsidRPr="00935302">
        <w:rPr>
          <w:color w:val="000000" w:themeColor="text1"/>
          <w:sz w:val="24"/>
          <w:szCs w:val="24"/>
        </w:rPr>
        <w:t xml:space="preserve"> indicator.</w:t>
      </w:r>
    </w:p>
    <w:p w14:paraId="3E260642" w14:textId="3790563A" w:rsidR="22C851DA" w:rsidRDefault="22C851DA" w:rsidP="22C851DA">
      <w:pPr>
        <w:rPr>
          <w:color w:val="000000" w:themeColor="text1"/>
        </w:rPr>
      </w:pPr>
    </w:p>
    <w:p w14:paraId="08365C0D" w14:textId="0F2DCA08" w:rsidR="76116E51" w:rsidRDefault="76116E51" w:rsidP="003C2313">
      <w:pPr>
        <w:pStyle w:val="Heading1"/>
        <w:numPr>
          <w:ilvl w:val="0"/>
          <w:numId w:val="1"/>
        </w:numPr>
      </w:pPr>
      <w:r w:rsidRPr="003C2313">
        <w:rPr>
          <w:rPrChange w:id="13" w:author="Erick Silva" w:date="2026-10-18T16:02:00Z" w16du:dateUtc="2026-10-18T16:02:57Z">
            <w:rPr>
              <w:rFonts w:eastAsia="Calibri" w:cs="Calibri"/>
              <w:color w:val="000000" w:themeColor="text1"/>
              <w:spacing w:val="0"/>
              <w:kern w:val="0"/>
              <w:sz w:val="22"/>
              <w:szCs w:val="22"/>
            </w:rPr>
          </w:rPrChange>
        </w:rPr>
        <w:t>Scope</w:t>
      </w:r>
    </w:p>
    <w:p w14:paraId="4E436581" w14:textId="77777777" w:rsidR="003C2313" w:rsidRPr="003C2313" w:rsidRDefault="003C2313" w:rsidP="003C2313">
      <w:pPr>
        <w:rPr>
          <w:rPrChange w:id="14" w:author="Erick Silva" w:date="2026-10-18T16:00:00Z">
            <w:rPr>
              <w:color w:val="000000" w:themeColor="text1"/>
              <w:sz w:val="40"/>
              <w:szCs w:val="40"/>
            </w:rPr>
          </w:rPrChange>
        </w:rPr>
      </w:pPr>
    </w:p>
    <w:p w14:paraId="2403F304" w14:textId="50AD855F" w:rsidR="0051184F" w:rsidRDefault="76116E51" w:rsidP="002D438B">
      <w:pPr>
        <w:jc w:val="both"/>
        <w:rPr>
          <w:sz w:val="24"/>
          <w:szCs w:val="24"/>
        </w:rPr>
      </w:pPr>
      <w:r w:rsidRPr="22C851DA">
        <w:rPr>
          <w:sz w:val="24"/>
          <w:szCs w:val="24"/>
        </w:rPr>
        <w:t xml:space="preserve">This Study covers data from the last </w:t>
      </w:r>
      <w:r w:rsidR="71DA1BE5" w:rsidRPr="22C851DA">
        <w:rPr>
          <w:sz w:val="24"/>
          <w:szCs w:val="24"/>
        </w:rPr>
        <w:t>10</w:t>
      </w:r>
      <w:r w:rsidRPr="22C851DA">
        <w:rPr>
          <w:sz w:val="24"/>
          <w:szCs w:val="24"/>
        </w:rPr>
        <w:t xml:space="preserve"> years, specifically the </w:t>
      </w:r>
      <w:r w:rsidR="4EEB7E16" w:rsidRPr="22C851DA">
        <w:rPr>
          <w:sz w:val="24"/>
          <w:szCs w:val="24"/>
        </w:rPr>
        <w:t>10</w:t>
      </w:r>
      <w:r w:rsidRPr="22C851DA">
        <w:rPr>
          <w:sz w:val="24"/>
          <w:szCs w:val="24"/>
        </w:rPr>
        <w:t xml:space="preserve"> most recent Premier League seasons</w:t>
      </w:r>
      <w:r w:rsidR="003428D1">
        <w:rPr>
          <w:sz w:val="24"/>
          <w:szCs w:val="24"/>
        </w:rPr>
        <w:t>, and e</w:t>
      </w:r>
      <w:r w:rsidRPr="22C851DA">
        <w:rPr>
          <w:sz w:val="24"/>
          <w:szCs w:val="24"/>
        </w:rPr>
        <w:t xml:space="preserve">ach season </w:t>
      </w:r>
      <w:r w:rsidR="22D80AA8" w:rsidRPr="22C851DA">
        <w:rPr>
          <w:sz w:val="24"/>
          <w:szCs w:val="24"/>
        </w:rPr>
        <w:t>has 20 teams, resulting in a total of 34</w:t>
      </w:r>
      <w:r w:rsidR="3AFAB29B" w:rsidRPr="22C851DA">
        <w:rPr>
          <w:sz w:val="24"/>
          <w:szCs w:val="24"/>
        </w:rPr>
        <w:t xml:space="preserve"> di</w:t>
      </w:r>
      <w:r w:rsidR="003428D1">
        <w:rPr>
          <w:sz w:val="24"/>
          <w:szCs w:val="24"/>
        </w:rPr>
        <w:t>fferent</w:t>
      </w:r>
      <w:r w:rsidR="3AFAB29B" w:rsidRPr="22C851DA">
        <w:rPr>
          <w:sz w:val="24"/>
          <w:szCs w:val="24"/>
        </w:rPr>
        <w:t xml:space="preserve"> football teams analysed</w:t>
      </w:r>
      <w:r w:rsidR="00CB062A">
        <w:rPr>
          <w:sz w:val="24"/>
          <w:szCs w:val="24"/>
        </w:rPr>
        <w:t>. A</w:t>
      </w:r>
      <w:r w:rsidR="3AFAB29B" w:rsidRPr="22C851DA">
        <w:rPr>
          <w:sz w:val="24"/>
          <w:szCs w:val="24"/>
        </w:rPr>
        <w:t>pproximately 3800 matches</w:t>
      </w:r>
      <w:r w:rsidR="00CB062A">
        <w:rPr>
          <w:sz w:val="24"/>
          <w:szCs w:val="24"/>
        </w:rPr>
        <w:t xml:space="preserve"> in total</w:t>
      </w:r>
      <w:r w:rsidR="3AFAB29B" w:rsidRPr="22C851DA">
        <w:rPr>
          <w:sz w:val="24"/>
          <w:szCs w:val="24"/>
        </w:rPr>
        <w:t>. The dataset includes</w:t>
      </w:r>
      <w:r w:rsidR="4603AC28" w:rsidRPr="22C851DA">
        <w:rPr>
          <w:sz w:val="24"/>
          <w:szCs w:val="24"/>
        </w:rPr>
        <w:t xml:space="preserve"> 22 columns, such as match date, team names, home/away </w:t>
      </w:r>
      <w:r w:rsidR="5117EE69" w:rsidRPr="22C851DA">
        <w:rPr>
          <w:sz w:val="24"/>
          <w:szCs w:val="24"/>
        </w:rPr>
        <w:t>matches</w:t>
      </w:r>
      <w:r w:rsidR="4603AC28" w:rsidRPr="22C851DA">
        <w:rPr>
          <w:sz w:val="24"/>
          <w:szCs w:val="24"/>
        </w:rPr>
        <w:t>, number of goals, fouls</w:t>
      </w:r>
      <w:r w:rsidR="00966004">
        <w:rPr>
          <w:sz w:val="24"/>
          <w:szCs w:val="24"/>
        </w:rPr>
        <w:t>,</w:t>
      </w:r>
      <w:r w:rsidR="4603AC28" w:rsidRPr="22C851DA">
        <w:rPr>
          <w:sz w:val="24"/>
          <w:szCs w:val="24"/>
        </w:rPr>
        <w:t xml:space="preserve"> and cards.</w:t>
      </w:r>
      <w:r w:rsidR="5EA1F6C8" w:rsidRPr="22C851DA">
        <w:rPr>
          <w:sz w:val="24"/>
          <w:szCs w:val="24"/>
        </w:rPr>
        <w:t xml:space="preserve"> </w:t>
      </w:r>
      <w:r w:rsidR="00841A85">
        <w:rPr>
          <w:sz w:val="24"/>
          <w:szCs w:val="24"/>
        </w:rPr>
        <w:t xml:space="preserve">For </w:t>
      </w:r>
      <w:r w:rsidR="00AD241D">
        <w:rPr>
          <w:sz w:val="24"/>
          <w:szCs w:val="24"/>
        </w:rPr>
        <w:t>simulating</w:t>
      </w:r>
      <w:r w:rsidR="00841A85">
        <w:rPr>
          <w:sz w:val="24"/>
          <w:szCs w:val="24"/>
        </w:rPr>
        <w:t xml:space="preserve"> </w:t>
      </w:r>
      <w:r w:rsidR="00DE1546">
        <w:rPr>
          <w:sz w:val="24"/>
          <w:szCs w:val="24"/>
        </w:rPr>
        <w:t>seasons and games</w:t>
      </w:r>
      <w:r w:rsidR="00AD241D">
        <w:rPr>
          <w:sz w:val="24"/>
          <w:szCs w:val="24"/>
        </w:rPr>
        <w:t>,</w:t>
      </w:r>
      <w:r w:rsidR="00DE1546">
        <w:rPr>
          <w:sz w:val="24"/>
          <w:szCs w:val="24"/>
        </w:rPr>
        <w:t xml:space="preserve"> </w:t>
      </w:r>
      <w:r w:rsidR="5EA1F6C8" w:rsidRPr="22C851DA">
        <w:rPr>
          <w:sz w:val="24"/>
          <w:szCs w:val="24"/>
        </w:rPr>
        <w:t>Machine Learning techniques, including modelling and classification</w:t>
      </w:r>
      <w:r w:rsidR="00AD241D">
        <w:rPr>
          <w:sz w:val="24"/>
          <w:szCs w:val="24"/>
        </w:rPr>
        <w:t>,</w:t>
      </w:r>
      <w:r w:rsidR="5EA1F6C8" w:rsidRPr="22C851DA">
        <w:rPr>
          <w:sz w:val="24"/>
          <w:szCs w:val="24"/>
        </w:rPr>
        <w:t xml:space="preserve"> are </w:t>
      </w:r>
      <w:r w:rsidR="23BE840C" w:rsidRPr="22C851DA">
        <w:rPr>
          <w:sz w:val="24"/>
          <w:szCs w:val="24"/>
        </w:rPr>
        <w:t xml:space="preserve">used. </w:t>
      </w:r>
      <w:r w:rsidR="0057287B">
        <w:rPr>
          <w:sz w:val="24"/>
          <w:szCs w:val="24"/>
        </w:rPr>
        <w:t>These</w:t>
      </w:r>
      <w:r w:rsidR="00EA4B85">
        <w:rPr>
          <w:sz w:val="24"/>
          <w:szCs w:val="24"/>
        </w:rPr>
        <w:t xml:space="preserve"> results will be</w:t>
      </w:r>
      <w:r w:rsidR="23BE840C" w:rsidRPr="22C851DA">
        <w:rPr>
          <w:sz w:val="24"/>
          <w:szCs w:val="24"/>
        </w:rPr>
        <w:t xml:space="preserve"> compared </w:t>
      </w:r>
      <w:r w:rsidR="0B46D912" w:rsidRPr="22C851DA">
        <w:rPr>
          <w:sz w:val="24"/>
          <w:szCs w:val="24"/>
        </w:rPr>
        <w:t xml:space="preserve">with public sponsorship values. The scope excludes individual player analysis, </w:t>
      </w:r>
      <w:r w:rsidR="72EC7CDE" w:rsidRPr="22C851DA">
        <w:rPr>
          <w:sz w:val="24"/>
          <w:szCs w:val="24"/>
        </w:rPr>
        <w:t xml:space="preserve">competitions </w:t>
      </w:r>
      <w:r w:rsidR="00A8741B">
        <w:rPr>
          <w:sz w:val="24"/>
          <w:szCs w:val="24"/>
        </w:rPr>
        <w:t>that are not the</w:t>
      </w:r>
      <w:r w:rsidR="72EC7CDE" w:rsidRPr="22C851DA">
        <w:rPr>
          <w:sz w:val="24"/>
          <w:szCs w:val="24"/>
        </w:rPr>
        <w:t xml:space="preserve"> Premier League, </w:t>
      </w:r>
      <w:r w:rsidR="0B46D912" w:rsidRPr="22C851DA">
        <w:rPr>
          <w:sz w:val="24"/>
          <w:szCs w:val="24"/>
        </w:rPr>
        <w:t>injuries</w:t>
      </w:r>
      <w:r w:rsidR="080978BA" w:rsidRPr="22C851DA">
        <w:rPr>
          <w:sz w:val="24"/>
          <w:szCs w:val="24"/>
        </w:rPr>
        <w:t xml:space="preserve"> and </w:t>
      </w:r>
      <w:r w:rsidR="00A8741B">
        <w:rPr>
          <w:sz w:val="24"/>
          <w:szCs w:val="24"/>
        </w:rPr>
        <w:t>player negotiations</w:t>
      </w:r>
      <w:r w:rsidR="080978BA" w:rsidRPr="22C851DA">
        <w:rPr>
          <w:sz w:val="24"/>
          <w:szCs w:val="24"/>
        </w:rPr>
        <w:t>.</w:t>
      </w:r>
    </w:p>
    <w:p w14:paraId="4628D179" w14:textId="39A3CCC9" w:rsidR="22C851DA" w:rsidRDefault="22C851DA"/>
    <w:p w14:paraId="5A485546" w14:textId="682F69E4" w:rsidR="080978BA" w:rsidRDefault="080978BA" w:rsidP="003C2313">
      <w:pPr>
        <w:pStyle w:val="Heading1"/>
        <w:numPr>
          <w:ilvl w:val="0"/>
          <w:numId w:val="1"/>
        </w:numPr>
      </w:pPr>
      <w:r w:rsidRPr="003C2313">
        <w:t>Methodology</w:t>
      </w:r>
    </w:p>
    <w:p w14:paraId="728300F2" w14:textId="77777777" w:rsidR="003C2313" w:rsidRPr="003C2313" w:rsidRDefault="003C2313" w:rsidP="003C2313"/>
    <w:p w14:paraId="4E4A4338" w14:textId="3DB3CC2B" w:rsidR="080978BA" w:rsidRDefault="080978BA" w:rsidP="002D438B">
      <w:pPr>
        <w:jc w:val="both"/>
        <w:rPr>
          <w:sz w:val="24"/>
          <w:szCs w:val="24"/>
        </w:rPr>
      </w:pPr>
      <w:r w:rsidRPr="22C851DA">
        <w:rPr>
          <w:sz w:val="24"/>
          <w:szCs w:val="24"/>
        </w:rPr>
        <w:t>The project will be realized in</w:t>
      </w:r>
      <w:r w:rsidR="00F14F73">
        <w:rPr>
          <w:sz w:val="24"/>
          <w:szCs w:val="24"/>
        </w:rPr>
        <w:t xml:space="preserve"> python </w:t>
      </w:r>
      <w:r w:rsidR="00B81ECA">
        <w:rPr>
          <w:sz w:val="24"/>
          <w:szCs w:val="24"/>
        </w:rPr>
        <w:t>programming with</w:t>
      </w:r>
      <w:r w:rsidRPr="22C851DA">
        <w:rPr>
          <w:sz w:val="24"/>
          <w:szCs w:val="24"/>
        </w:rPr>
        <w:t xml:space="preserve"> Jupyter Notebook, </w:t>
      </w:r>
      <w:r w:rsidR="00B81ECA">
        <w:rPr>
          <w:sz w:val="24"/>
          <w:szCs w:val="24"/>
        </w:rPr>
        <w:t xml:space="preserve">and using </w:t>
      </w:r>
      <w:r w:rsidRPr="22C851DA">
        <w:rPr>
          <w:sz w:val="24"/>
          <w:szCs w:val="24"/>
        </w:rPr>
        <w:t xml:space="preserve">libraries </w:t>
      </w:r>
      <w:r w:rsidR="00966004">
        <w:rPr>
          <w:sz w:val="24"/>
          <w:szCs w:val="24"/>
        </w:rPr>
        <w:t>like</w:t>
      </w:r>
      <w:r w:rsidRPr="22C851DA">
        <w:rPr>
          <w:sz w:val="24"/>
          <w:szCs w:val="24"/>
        </w:rPr>
        <w:t xml:space="preserve"> Pandas, Matplotlib</w:t>
      </w:r>
      <w:r w:rsidR="00966004">
        <w:rPr>
          <w:sz w:val="24"/>
          <w:szCs w:val="24"/>
        </w:rPr>
        <w:t>,</w:t>
      </w:r>
      <w:r w:rsidRPr="22C851DA">
        <w:rPr>
          <w:sz w:val="24"/>
          <w:szCs w:val="24"/>
        </w:rPr>
        <w:t xml:space="preserve"> an</w:t>
      </w:r>
      <w:r w:rsidR="07F6D1AE" w:rsidRPr="22C851DA">
        <w:rPr>
          <w:sz w:val="24"/>
          <w:szCs w:val="24"/>
        </w:rPr>
        <w:t xml:space="preserve">d </w:t>
      </w:r>
      <w:r w:rsidR="00A8741B">
        <w:rPr>
          <w:sz w:val="24"/>
          <w:szCs w:val="24"/>
        </w:rPr>
        <w:t>Scikit-learn</w:t>
      </w:r>
      <w:r w:rsidR="07F6D1AE" w:rsidRPr="22C851DA">
        <w:rPr>
          <w:sz w:val="24"/>
          <w:szCs w:val="24"/>
        </w:rPr>
        <w:t xml:space="preserve">. </w:t>
      </w:r>
      <w:r w:rsidR="00B81ECA">
        <w:rPr>
          <w:sz w:val="24"/>
          <w:szCs w:val="24"/>
        </w:rPr>
        <w:t>First of all is essential</w:t>
      </w:r>
      <w:r w:rsidR="07F6D1AE" w:rsidRPr="22C851DA">
        <w:rPr>
          <w:sz w:val="24"/>
          <w:szCs w:val="24"/>
        </w:rPr>
        <w:t xml:space="preserve"> </w:t>
      </w:r>
      <w:r w:rsidR="00B81ECA">
        <w:rPr>
          <w:sz w:val="24"/>
          <w:szCs w:val="24"/>
        </w:rPr>
        <w:t>clean the data</w:t>
      </w:r>
      <w:r w:rsidR="07F6D1AE" w:rsidRPr="22C851DA">
        <w:rPr>
          <w:sz w:val="24"/>
          <w:szCs w:val="24"/>
        </w:rPr>
        <w:t xml:space="preserve"> to remove any </w:t>
      </w:r>
      <w:r w:rsidR="70D0B666" w:rsidRPr="22C851DA">
        <w:rPr>
          <w:sz w:val="24"/>
          <w:szCs w:val="24"/>
        </w:rPr>
        <w:t xml:space="preserve">error, after </w:t>
      </w:r>
      <w:r w:rsidR="00C15CDB">
        <w:rPr>
          <w:sz w:val="24"/>
          <w:szCs w:val="24"/>
        </w:rPr>
        <w:t>is necessary</w:t>
      </w:r>
      <w:r w:rsidR="70D0B666" w:rsidRPr="22C851DA">
        <w:rPr>
          <w:sz w:val="24"/>
          <w:szCs w:val="24"/>
        </w:rPr>
        <w:t xml:space="preserve"> organiz</w:t>
      </w:r>
      <w:r w:rsidR="00C15CDB">
        <w:rPr>
          <w:sz w:val="24"/>
          <w:szCs w:val="24"/>
        </w:rPr>
        <w:t>e the data</w:t>
      </w:r>
      <w:r w:rsidR="70D0B666" w:rsidRPr="22C851DA">
        <w:rPr>
          <w:sz w:val="24"/>
          <w:szCs w:val="24"/>
        </w:rPr>
        <w:t xml:space="preserve"> to </w:t>
      </w:r>
      <w:r w:rsidR="00F555DD">
        <w:rPr>
          <w:sz w:val="24"/>
          <w:szCs w:val="24"/>
        </w:rPr>
        <w:t>be easier</w:t>
      </w:r>
      <w:r w:rsidR="303CB066" w:rsidRPr="22C851DA">
        <w:rPr>
          <w:sz w:val="24"/>
          <w:szCs w:val="24"/>
        </w:rPr>
        <w:t xml:space="preserve"> </w:t>
      </w:r>
      <w:r w:rsidR="009D5CE1">
        <w:rPr>
          <w:sz w:val="24"/>
          <w:szCs w:val="24"/>
        </w:rPr>
        <w:t>read</w:t>
      </w:r>
      <w:r w:rsidR="00F555DD">
        <w:rPr>
          <w:sz w:val="24"/>
          <w:szCs w:val="24"/>
        </w:rPr>
        <w:t xml:space="preserve"> and interpretate this</w:t>
      </w:r>
      <w:r w:rsidR="000935F2">
        <w:rPr>
          <w:sz w:val="24"/>
          <w:szCs w:val="24"/>
        </w:rPr>
        <w:t xml:space="preserve"> </w:t>
      </w:r>
      <w:r w:rsidR="303CB066" w:rsidRPr="22C851DA">
        <w:rPr>
          <w:sz w:val="24"/>
          <w:szCs w:val="24"/>
        </w:rPr>
        <w:t>data. New variables will be created based on combinations of goals scored</w:t>
      </w:r>
      <w:r w:rsidR="00A8741B">
        <w:rPr>
          <w:sz w:val="24"/>
          <w:szCs w:val="24"/>
        </w:rPr>
        <w:t xml:space="preserve"> and</w:t>
      </w:r>
      <w:r w:rsidR="303CB066" w:rsidRPr="22C851DA">
        <w:rPr>
          <w:sz w:val="24"/>
          <w:szCs w:val="24"/>
        </w:rPr>
        <w:t xml:space="preserve"> </w:t>
      </w:r>
      <w:r w:rsidR="7F07EB6B" w:rsidRPr="22C851DA">
        <w:rPr>
          <w:sz w:val="24"/>
          <w:szCs w:val="24"/>
        </w:rPr>
        <w:t>the di</w:t>
      </w:r>
      <w:r w:rsidR="001024C8">
        <w:rPr>
          <w:sz w:val="24"/>
          <w:szCs w:val="24"/>
        </w:rPr>
        <w:t>fference</w:t>
      </w:r>
      <w:r w:rsidR="7F07EB6B" w:rsidRPr="22C851DA">
        <w:rPr>
          <w:sz w:val="24"/>
          <w:szCs w:val="24"/>
        </w:rPr>
        <w:t xml:space="preserve"> between home and away matches. </w:t>
      </w:r>
      <w:r w:rsidR="00EA7522">
        <w:rPr>
          <w:sz w:val="24"/>
          <w:szCs w:val="24"/>
        </w:rPr>
        <w:t>After that</w:t>
      </w:r>
      <w:r w:rsidR="002D438B">
        <w:rPr>
          <w:sz w:val="24"/>
          <w:szCs w:val="24"/>
        </w:rPr>
        <w:t>,</w:t>
      </w:r>
      <w:r w:rsidR="7F07EB6B" w:rsidRPr="22C851DA">
        <w:rPr>
          <w:sz w:val="24"/>
          <w:szCs w:val="24"/>
        </w:rPr>
        <w:t xml:space="preserve"> </w:t>
      </w:r>
      <w:r w:rsidR="08DABA52" w:rsidRPr="22C851DA">
        <w:rPr>
          <w:sz w:val="24"/>
          <w:szCs w:val="24"/>
        </w:rPr>
        <w:t xml:space="preserve">machine learning models will be compared, </w:t>
      </w:r>
      <w:r w:rsidR="00966004">
        <w:rPr>
          <w:sz w:val="24"/>
          <w:szCs w:val="24"/>
        </w:rPr>
        <w:t>like</w:t>
      </w:r>
      <w:r w:rsidR="08DABA52" w:rsidRPr="22C851DA">
        <w:rPr>
          <w:sz w:val="24"/>
          <w:szCs w:val="24"/>
        </w:rPr>
        <w:t xml:space="preserve"> logistic regression</w:t>
      </w:r>
      <w:r w:rsidR="002D438B">
        <w:rPr>
          <w:sz w:val="24"/>
          <w:szCs w:val="24"/>
        </w:rPr>
        <w:t>,</w:t>
      </w:r>
      <w:r w:rsidR="08DABA52" w:rsidRPr="22C851DA">
        <w:rPr>
          <w:sz w:val="24"/>
          <w:szCs w:val="24"/>
        </w:rPr>
        <w:t xml:space="preserve"> random forest</w:t>
      </w:r>
      <w:r w:rsidR="00966004">
        <w:rPr>
          <w:sz w:val="24"/>
          <w:szCs w:val="24"/>
        </w:rPr>
        <w:t>,</w:t>
      </w:r>
      <w:r w:rsidR="08DABA52" w:rsidRPr="22C851DA">
        <w:rPr>
          <w:sz w:val="24"/>
          <w:szCs w:val="24"/>
        </w:rPr>
        <w:t xml:space="preserve"> and KNN</w:t>
      </w:r>
      <w:r w:rsidR="00966004">
        <w:rPr>
          <w:sz w:val="24"/>
          <w:szCs w:val="24"/>
        </w:rPr>
        <w:t>,</w:t>
      </w:r>
      <w:r w:rsidR="00EA7522">
        <w:rPr>
          <w:sz w:val="24"/>
          <w:szCs w:val="24"/>
        </w:rPr>
        <w:t xml:space="preserve"> to check which one can be </w:t>
      </w:r>
      <w:r w:rsidR="00D247CE">
        <w:rPr>
          <w:sz w:val="24"/>
          <w:szCs w:val="24"/>
        </w:rPr>
        <w:t>applied better.</w:t>
      </w:r>
      <w:r w:rsidR="08DABA52" w:rsidRPr="22C851DA">
        <w:rPr>
          <w:sz w:val="24"/>
          <w:szCs w:val="24"/>
        </w:rPr>
        <w:t xml:space="preserve"> Earli</w:t>
      </w:r>
      <w:r w:rsidR="373F94D7" w:rsidRPr="22C851DA">
        <w:rPr>
          <w:sz w:val="24"/>
          <w:szCs w:val="24"/>
        </w:rPr>
        <w:t xml:space="preserve">er matches and season will be used for model training, </w:t>
      </w:r>
      <w:r w:rsidR="00D247CE">
        <w:rPr>
          <w:sz w:val="24"/>
          <w:szCs w:val="24"/>
        </w:rPr>
        <w:t>and</w:t>
      </w:r>
      <w:r w:rsidR="373F94D7" w:rsidRPr="22C851DA">
        <w:rPr>
          <w:sz w:val="24"/>
          <w:szCs w:val="24"/>
        </w:rPr>
        <w:t xml:space="preserve"> recent matches and seasons </w:t>
      </w:r>
      <w:r w:rsidR="00E30F62">
        <w:rPr>
          <w:sz w:val="24"/>
          <w:szCs w:val="24"/>
        </w:rPr>
        <w:t>will be</w:t>
      </w:r>
      <w:r w:rsidR="373F94D7" w:rsidRPr="22C851DA">
        <w:rPr>
          <w:sz w:val="24"/>
          <w:szCs w:val="24"/>
        </w:rPr>
        <w:t xml:space="preserve"> </w:t>
      </w:r>
      <w:r w:rsidR="00E30F62">
        <w:rPr>
          <w:sz w:val="24"/>
          <w:szCs w:val="24"/>
        </w:rPr>
        <w:t>used</w:t>
      </w:r>
      <w:r w:rsidR="373F94D7" w:rsidRPr="22C851DA">
        <w:rPr>
          <w:sz w:val="24"/>
          <w:szCs w:val="24"/>
        </w:rPr>
        <w:t xml:space="preserve"> for testing.</w:t>
      </w:r>
    </w:p>
    <w:p w14:paraId="1D8F263B" w14:textId="3B9EA2A1" w:rsidR="373F94D7" w:rsidRDefault="373F94D7" w:rsidP="002D438B">
      <w:pPr>
        <w:jc w:val="both"/>
        <w:rPr>
          <w:sz w:val="24"/>
          <w:szCs w:val="24"/>
        </w:rPr>
      </w:pPr>
      <w:r w:rsidRPr="22C851DA">
        <w:rPr>
          <w:sz w:val="24"/>
          <w:szCs w:val="24"/>
        </w:rPr>
        <w:lastRenderedPageBreak/>
        <w:t xml:space="preserve">The study will identify the indicators of </w:t>
      </w:r>
      <w:r w:rsidR="002D438B">
        <w:rPr>
          <w:sz w:val="24"/>
          <w:szCs w:val="24"/>
        </w:rPr>
        <w:t>winning</w:t>
      </w:r>
      <w:r w:rsidRPr="22C851DA">
        <w:rPr>
          <w:sz w:val="24"/>
          <w:szCs w:val="24"/>
        </w:rPr>
        <w:t xml:space="preserve"> </w:t>
      </w:r>
      <w:r w:rsidR="7B2D83FC" w:rsidRPr="22C851DA">
        <w:rPr>
          <w:sz w:val="24"/>
          <w:szCs w:val="24"/>
        </w:rPr>
        <w:t>the</w:t>
      </w:r>
      <w:r w:rsidRPr="22C851DA">
        <w:rPr>
          <w:sz w:val="24"/>
          <w:szCs w:val="24"/>
        </w:rPr>
        <w:t xml:space="preserve"> c</w:t>
      </w:r>
      <w:r w:rsidR="6B911E99" w:rsidRPr="22C851DA">
        <w:rPr>
          <w:sz w:val="24"/>
          <w:szCs w:val="24"/>
        </w:rPr>
        <w:t>h</w:t>
      </w:r>
      <w:r w:rsidRPr="22C851DA">
        <w:rPr>
          <w:sz w:val="24"/>
          <w:szCs w:val="24"/>
        </w:rPr>
        <w:t>ampionship, w</w:t>
      </w:r>
      <w:r w:rsidR="4D9E5574" w:rsidRPr="22C851DA">
        <w:rPr>
          <w:sz w:val="24"/>
          <w:szCs w:val="24"/>
        </w:rPr>
        <w:t>h</w:t>
      </w:r>
      <w:r w:rsidRPr="22C851DA">
        <w:rPr>
          <w:sz w:val="24"/>
          <w:szCs w:val="24"/>
        </w:rPr>
        <w:t>ich will</w:t>
      </w:r>
      <w:r w:rsidR="0CE087BD" w:rsidRPr="22C851DA">
        <w:rPr>
          <w:sz w:val="24"/>
          <w:szCs w:val="24"/>
        </w:rPr>
        <w:t xml:space="preserve"> be compared with </w:t>
      </w:r>
      <w:r w:rsidR="4E61AF30" w:rsidRPr="22C851DA">
        <w:rPr>
          <w:sz w:val="24"/>
          <w:szCs w:val="24"/>
        </w:rPr>
        <w:t xml:space="preserve">data of sponsorship costs, to determine the </w:t>
      </w:r>
      <w:r w:rsidR="002D438B">
        <w:rPr>
          <w:sz w:val="24"/>
          <w:szCs w:val="24"/>
        </w:rPr>
        <w:t>cost-benefit</w:t>
      </w:r>
      <w:r w:rsidR="4E61AF30" w:rsidRPr="22C851DA">
        <w:rPr>
          <w:sz w:val="24"/>
          <w:szCs w:val="24"/>
        </w:rPr>
        <w:t xml:space="preserve"> ratio </w:t>
      </w:r>
      <w:r w:rsidR="07CC267D" w:rsidRPr="22C851DA">
        <w:rPr>
          <w:sz w:val="24"/>
          <w:szCs w:val="24"/>
        </w:rPr>
        <w:t>of investment</w:t>
      </w:r>
      <w:r w:rsidR="001E4440">
        <w:rPr>
          <w:sz w:val="24"/>
          <w:szCs w:val="24"/>
        </w:rPr>
        <w:t>s</w:t>
      </w:r>
      <w:r w:rsidR="07CC267D" w:rsidRPr="22C851DA">
        <w:rPr>
          <w:sz w:val="24"/>
          <w:szCs w:val="24"/>
        </w:rPr>
        <w:t>.</w:t>
      </w:r>
    </w:p>
    <w:p w14:paraId="63FA1559" w14:textId="77777777" w:rsidR="003C2313" w:rsidRDefault="003C2313" w:rsidP="22C851DA">
      <w:pPr>
        <w:rPr>
          <w:ins w:id="15" w:author="Erick Silva" w:date="2026-10-18T14:49:00Z" w16du:dateUtc="2026-10-18T14:49:23Z"/>
          <w:sz w:val="24"/>
          <w:szCs w:val="24"/>
        </w:rPr>
      </w:pPr>
    </w:p>
    <w:p w14:paraId="40D9BD20" w14:textId="729CF6FF" w:rsidR="0B61F9FA" w:rsidRDefault="0B61F9FA">
      <w:ins w:id="16" w:author="Erick Silva" w:date="2026-10-18T14:49:00Z" w16du:dateUtc="2026-10-18T14:49:37Z">
        <w:r>
          <w:rPr>
            <w:noProof/>
          </w:rPr>
          <w:drawing>
            <wp:inline distT="0" distB="0" distL="0" distR="0" wp14:anchorId="0F5D66B5" wp14:editId="77BF7558">
              <wp:extent cx="4581525" cy="5724525"/>
              <wp:effectExtent l="0" t="0" r="0" b="0"/>
              <wp:docPr id="251410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10102" name="Picture 251410102"/>
                      <pic:cNvPicPr/>
                    </pic:nvPicPr>
                    <pic:blipFill>
                      <a:blip r:embed="rId14">
                        <a:extLst>
                          <a:ext uri="{28A0092B-C50C-407E-A947-70E740481C1C}">
                            <a14:useLocalDpi xmlns:a14="http://schemas.microsoft.com/office/drawing/2010/main"/>
                          </a:ext>
                        </a:extLst>
                      </a:blip>
                      <a:stretch>
                        <a:fillRect/>
                      </a:stretch>
                    </pic:blipFill>
                    <pic:spPr>
                      <a:xfrm>
                        <a:off x="0" y="0"/>
                        <a:ext cx="4581525" cy="5724525"/>
                      </a:xfrm>
                      <a:prstGeom prst="rect">
                        <a:avLst/>
                      </a:prstGeom>
                    </pic:spPr>
                  </pic:pic>
                </a:graphicData>
              </a:graphic>
            </wp:inline>
          </w:drawing>
        </w:r>
      </w:ins>
    </w:p>
    <w:p w14:paraId="25147D06" w14:textId="75A18935" w:rsidR="22C851DA" w:rsidRDefault="22C851DA"/>
    <w:p w14:paraId="60A7BE53" w14:textId="02B75718" w:rsidR="282C4E55" w:rsidRDefault="282C4E55" w:rsidP="003C2313">
      <w:pPr>
        <w:pStyle w:val="Heading1"/>
        <w:numPr>
          <w:ilvl w:val="0"/>
          <w:numId w:val="1"/>
        </w:numPr>
      </w:pPr>
      <w:r w:rsidRPr="003C2313">
        <w:t>Data Sources</w:t>
      </w:r>
    </w:p>
    <w:p w14:paraId="33D23D49" w14:textId="77777777" w:rsidR="003C2313" w:rsidRPr="003C2313" w:rsidRDefault="003C2313" w:rsidP="003C2313"/>
    <w:p w14:paraId="08FA9BE6" w14:textId="73DB9248" w:rsidR="282C4E55" w:rsidRDefault="002D438B" w:rsidP="002D438B">
      <w:pPr>
        <w:jc w:val="both"/>
        <w:rPr>
          <w:sz w:val="24"/>
          <w:szCs w:val="24"/>
        </w:rPr>
      </w:pPr>
      <w:r>
        <w:rPr>
          <w:sz w:val="24"/>
          <w:szCs w:val="24"/>
        </w:rPr>
        <w:t>All data</w:t>
      </w:r>
      <w:r w:rsidR="282C4E55" w:rsidRPr="22C851DA">
        <w:rPr>
          <w:sz w:val="24"/>
          <w:szCs w:val="24"/>
        </w:rPr>
        <w:t xml:space="preserve"> was obtained from the website datahub.io and consists in a collection of 10 separate datasets, </w:t>
      </w:r>
      <w:r>
        <w:rPr>
          <w:sz w:val="24"/>
          <w:szCs w:val="24"/>
        </w:rPr>
        <w:t>relating</w:t>
      </w:r>
      <w:r w:rsidR="1B874B17" w:rsidRPr="22C851DA">
        <w:rPr>
          <w:sz w:val="24"/>
          <w:szCs w:val="24"/>
        </w:rPr>
        <w:t xml:space="preserve"> to the last 10 Premier League Seasons. The total </w:t>
      </w:r>
      <w:r>
        <w:rPr>
          <w:sz w:val="24"/>
          <w:szCs w:val="24"/>
        </w:rPr>
        <w:t xml:space="preserve">number </w:t>
      </w:r>
      <w:r w:rsidR="1B874B17" w:rsidRPr="22C851DA">
        <w:rPr>
          <w:sz w:val="24"/>
          <w:szCs w:val="24"/>
        </w:rPr>
        <w:t>of football matches is 3800</w:t>
      </w:r>
      <w:r w:rsidR="364771E4" w:rsidRPr="22C851DA">
        <w:rPr>
          <w:sz w:val="24"/>
          <w:szCs w:val="24"/>
        </w:rPr>
        <w:t xml:space="preserve">, with approximately 22 columns available for analysis. With 20 teams competing in the league each season, </w:t>
      </w:r>
      <w:r w:rsidR="13F91840" w:rsidRPr="22C851DA">
        <w:rPr>
          <w:sz w:val="24"/>
          <w:szCs w:val="24"/>
        </w:rPr>
        <w:t>a total of 34 distinct teams were analysed</w:t>
      </w:r>
      <w:r w:rsidR="451EB9E0" w:rsidRPr="22C851DA">
        <w:rPr>
          <w:sz w:val="24"/>
          <w:szCs w:val="24"/>
        </w:rPr>
        <w:t xml:space="preserve"> for having competed in the Premier League at least once</w:t>
      </w:r>
      <w:r w:rsidR="6ADC1F46" w:rsidRPr="22C851DA">
        <w:rPr>
          <w:sz w:val="24"/>
          <w:szCs w:val="24"/>
        </w:rPr>
        <w:t xml:space="preserve"> in the last 10 years.</w:t>
      </w:r>
    </w:p>
    <w:p w14:paraId="010742E8" w14:textId="33D376A9" w:rsidR="6ADC1F46" w:rsidRDefault="6ADC1F46" w:rsidP="00790404">
      <w:pPr>
        <w:jc w:val="both"/>
        <w:rPr>
          <w:sz w:val="24"/>
          <w:szCs w:val="24"/>
        </w:rPr>
      </w:pPr>
      <w:r w:rsidRPr="22C851DA">
        <w:rPr>
          <w:sz w:val="24"/>
          <w:szCs w:val="24"/>
        </w:rPr>
        <w:lastRenderedPageBreak/>
        <w:t xml:space="preserve">Information about sponsorship values was founded </w:t>
      </w:r>
      <w:r w:rsidR="460F318D" w:rsidRPr="22C851DA">
        <w:rPr>
          <w:sz w:val="24"/>
          <w:szCs w:val="24"/>
        </w:rPr>
        <w:t xml:space="preserve">on The Sponsor, </w:t>
      </w:r>
      <w:r w:rsidR="118902AD" w:rsidRPr="22C851DA">
        <w:rPr>
          <w:sz w:val="24"/>
          <w:szCs w:val="24"/>
        </w:rPr>
        <w:t>a largely</w:t>
      </w:r>
      <w:r w:rsidR="460F318D" w:rsidRPr="22C851DA">
        <w:rPr>
          <w:sz w:val="24"/>
          <w:szCs w:val="24"/>
        </w:rPr>
        <w:t xml:space="preserve"> recognized platform for data on sponsorship in the European Market.</w:t>
      </w:r>
      <w:r w:rsidR="560BF11E" w:rsidRPr="22C851DA">
        <w:rPr>
          <w:sz w:val="24"/>
          <w:szCs w:val="24"/>
        </w:rPr>
        <w:t xml:space="preserve"> Both websites are public and all information is available online.</w:t>
      </w:r>
    </w:p>
    <w:p w14:paraId="552F3A38" w14:textId="488850C9" w:rsidR="560BF11E" w:rsidRDefault="560BF11E" w:rsidP="00790404">
      <w:pPr>
        <w:spacing w:after="0"/>
        <w:rPr>
          <w:sz w:val="24"/>
          <w:szCs w:val="24"/>
        </w:rPr>
      </w:pPr>
      <w:r w:rsidRPr="22C851DA">
        <w:rPr>
          <w:sz w:val="24"/>
          <w:szCs w:val="24"/>
        </w:rPr>
        <w:t xml:space="preserve"> - datahub.io/football/english-premier-league - </w:t>
      </w:r>
    </w:p>
    <w:p w14:paraId="124AB7D6" w14:textId="59C60DC4" w:rsidR="560BF11E" w:rsidRDefault="560BF11E" w:rsidP="00790404">
      <w:pPr>
        <w:spacing w:after="0"/>
        <w:rPr>
          <w:sz w:val="24"/>
          <w:szCs w:val="24"/>
        </w:rPr>
      </w:pPr>
      <w:r w:rsidRPr="22C851DA">
        <w:rPr>
          <w:sz w:val="24"/>
          <w:szCs w:val="24"/>
        </w:rPr>
        <w:t xml:space="preserve"> - thesponsor.com/revealed-premier-league-fair-market-sponsorship-values-2025/</w:t>
      </w:r>
    </w:p>
    <w:p w14:paraId="386C54FB" w14:textId="01528214" w:rsidR="560BF11E" w:rsidRDefault="560BF11E" w:rsidP="00790404">
      <w:pPr>
        <w:spacing w:after="0"/>
        <w:rPr>
          <w:sz w:val="24"/>
          <w:szCs w:val="24"/>
        </w:rPr>
      </w:pPr>
      <w:r w:rsidRPr="22C851DA">
        <w:rPr>
          <w:sz w:val="24"/>
          <w:szCs w:val="24"/>
        </w:rPr>
        <w:t xml:space="preserve"> - thesponsor.com/premier-league-fair-market-sponsorship-values-full-table-and-year-on-year-results/</w:t>
      </w:r>
    </w:p>
    <w:p w14:paraId="02C7B264" w14:textId="2F2F09A2" w:rsidR="22C851DA" w:rsidRDefault="22C851DA"/>
    <w:p w14:paraId="64A32B7A" w14:textId="6D57B1E6" w:rsidR="5A9C2A47" w:rsidRDefault="5A9C2A47" w:rsidP="003C2313">
      <w:pPr>
        <w:pStyle w:val="Heading1"/>
        <w:numPr>
          <w:ilvl w:val="0"/>
          <w:numId w:val="1"/>
        </w:numPr>
      </w:pPr>
      <w:r w:rsidRPr="003C2313">
        <w:t>Expected Deliverables</w:t>
      </w:r>
    </w:p>
    <w:p w14:paraId="66382BA1" w14:textId="77777777" w:rsidR="003C2313" w:rsidRPr="003C2313" w:rsidRDefault="003C2313" w:rsidP="003C2313"/>
    <w:p w14:paraId="4FA038BB" w14:textId="72E51145" w:rsidR="5A9C2A47" w:rsidRDefault="5A9C2A47" w:rsidP="00790404">
      <w:pPr>
        <w:jc w:val="both"/>
        <w:rPr>
          <w:sz w:val="24"/>
          <w:szCs w:val="24"/>
        </w:rPr>
      </w:pPr>
      <w:r w:rsidRPr="22C851DA">
        <w:rPr>
          <w:sz w:val="24"/>
          <w:szCs w:val="24"/>
        </w:rPr>
        <w:t xml:space="preserve">The final project will include </w:t>
      </w:r>
      <w:r w:rsidR="00790404">
        <w:rPr>
          <w:sz w:val="24"/>
          <w:szCs w:val="24"/>
        </w:rPr>
        <w:t>an analysis</w:t>
      </w:r>
      <w:r w:rsidR="570A0D84" w:rsidRPr="22C851DA">
        <w:rPr>
          <w:sz w:val="24"/>
          <w:szCs w:val="24"/>
        </w:rPr>
        <w:t xml:space="preserve"> performed using the </w:t>
      </w:r>
      <w:r w:rsidR="00EE778D">
        <w:rPr>
          <w:sz w:val="24"/>
          <w:szCs w:val="24"/>
        </w:rPr>
        <w:t>final</w:t>
      </w:r>
      <w:r w:rsidR="570A0D84" w:rsidRPr="22C851DA">
        <w:rPr>
          <w:sz w:val="24"/>
          <w:szCs w:val="24"/>
        </w:rPr>
        <w:t xml:space="preserve"> data; a</w:t>
      </w:r>
      <w:r w:rsidR="00EE778D">
        <w:rPr>
          <w:sz w:val="24"/>
          <w:szCs w:val="24"/>
        </w:rPr>
        <w:t>nd a</w:t>
      </w:r>
      <w:r w:rsidR="570A0D84" w:rsidRPr="22C851DA">
        <w:rPr>
          <w:sz w:val="24"/>
          <w:szCs w:val="24"/>
        </w:rPr>
        <w:t xml:space="preserve"> predictive model with an accuracy level considered </w:t>
      </w:r>
      <w:r w:rsidR="108EAF65" w:rsidRPr="22C851DA">
        <w:rPr>
          <w:sz w:val="24"/>
          <w:szCs w:val="24"/>
        </w:rPr>
        <w:t xml:space="preserve">reliable </w:t>
      </w:r>
      <w:r w:rsidR="00C108AE">
        <w:rPr>
          <w:sz w:val="24"/>
          <w:szCs w:val="24"/>
        </w:rPr>
        <w:t>noted</w:t>
      </w:r>
      <w:r w:rsidR="108EAF65" w:rsidRPr="22C851DA">
        <w:rPr>
          <w:sz w:val="24"/>
          <w:szCs w:val="24"/>
        </w:rPr>
        <w:t xml:space="preserve"> that footba</w:t>
      </w:r>
      <w:r w:rsidR="3A5DE162" w:rsidRPr="22C851DA">
        <w:rPr>
          <w:sz w:val="24"/>
          <w:szCs w:val="24"/>
        </w:rPr>
        <w:t>l</w:t>
      </w:r>
      <w:r w:rsidR="108EAF65" w:rsidRPr="22C851DA">
        <w:rPr>
          <w:sz w:val="24"/>
          <w:szCs w:val="24"/>
        </w:rPr>
        <w:t xml:space="preserve">l is an </w:t>
      </w:r>
      <w:r w:rsidR="62C296CF" w:rsidRPr="22C851DA">
        <w:rPr>
          <w:sz w:val="24"/>
          <w:szCs w:val="24"/>
        </w:rPr>
        <w:t xml:space="preserve">uncertain sport </w:t>
      </w:r>
      <w:r w:rsidR="72A6BCBD" w:rsidRPr="22C851DA">
        <w:rPr>
          <w:sz w:val="24"/>
          <w:szCs w:val="24"/>
        </w:rPr>
        <w:t xml:space="preserve">and </w:t>
      </w:r>
      <w:r w:rsidR="005E4F26">
        <w:rPr>
          <w:sz w:val="24"/>
          <w:szCs w:val="24"/>
        </w:rPr>
        <w:t xml:space="preserve">it </w:t>
      </w:r>
      <w:r w:rsidR="00B338BA">
        <w:rPr>
          <w:sz w:val="24"/>
          <w:szCs w:val="24"/>
        </w:rPr>
        <w:t xml:space="preserve">only </w:t>
      </w:r>
      <w:r w:rsidR="005E4F26">
        <w:rPr>
          <w:sz w:val="24"/>
          <w:szCs w:val="24"/>
        </w:rPr>
        <w:t xml:space="preserve">depends on </w:t>
      </w:r>
      <w:r w:rsidR="72A6BCBD" w:rsidRPr="22C851DA">
        <w:rPr>
          <w:sz w:val="24"/>
          <w:szCs w:val="24"/>
        </w:rPr>
        <w:t xml:space="preserve">human interactions and </w:t>
      </w:r>
      <w:r w:rsidR="00FA6FE4">
        <w:rPr>
          <w:sz w:val="24"/>
          <w:szCs w:val="24"/>
        </w:rPr>
        <w:t>based on constant variations</w:t>
      </w:r>
      <w:r w:rsidR="2B93AAAE" w:rsidRPr="22C851DA">
        <w:rPr>
          <w:sz w:val="24"/>
          <w:szCs w:val="24"/>
        </w:rPr>
        <w:t xml:space="preserve">. </w:t>
      </w:r>
      <w:r w:rsidR="13AF37E1" w:rsidRPr="22C851DA">
        <w:rPr>
          <w:sz w:val="24"/>
          <w:szCs w:val="24"/>
        </w:rPr>
        <w:t>Consequently,</w:t>
      </w:r>
      <w:r w:rsidR="2B93AAAE" w:rsidRPr="22C851DA">
        <w:rPr>
          <w:sz w:val="24"/>
          <w:szCs w:val="24"/>
        </w:rPr>
        <w:t xml:space="preserve"> it is not possible to achieve </w:t>
      </w:r>
      <w:r w:rsidR="00790404">
        <w:rPr>
          <w:sz w:val="24"/>
          <w:szCs w:val="24"/>
        </w:rPr>
        <w:t xml:space="preserve">a </w:t>
      </w:r>
      <w:r w:rsidR="2B93AAAE" w:rsidRPr="22C851DA">
        <w:rPr>
          <w:sz w:val="24"/>
          <w:szCs w:val="24"/>
        </w:rPr>
        <w:t>predictive model with</w:t>
      </w:r>
      <w:r w:rsidR="632300AE" w:rsidRPr="22C851DA">
        <w:rPr>
          <w:sz w:val="24"/>
          <w:szCs w:val="24"/>
        </w:rPr>
        <w:t xml:space="preserve"> extremely high precision rates</w:t>
      </w:r>
      <w:r w:rsidR="006A3540">
        <w:rPr>
          <w:sz w:val="24"/>
          <w:szCs w:val="24"/>
        </w:rPr>
        <w:t>, “and in the best predic</w:t>
      </w:r>
      <w:r w:rsidR="001E2BE6">
        <w:rPr>
          <w:sz w:val="24"/>
          <w:szCs w:val="24"/>
        </w:rPr>
        <w:t>tions the accuracy is a</w:t>
      </w:r>
      <w:r w:rsidR="000C5883">
        <w:rPr>
          <w:sz w:val="24"/>
          <w:szCs w:val="24"/>
        </w:rPr>
        <w:t xml:space="preserve">lways </w:t>
      </w:r>
      <w:r w:rsidR="006B46CE">
        <w:rPr>
          <w:sz w:val="24"/>
          <w:szCs w:val="24"/>
        </w:rPr>
        <w:t>approximately</w:t>
      </w:r>
      <w:r w:rsidR="000C5883">
        <w:rPr>
          <w:sz w:val="24"/>
          <w:szCs w:val="24"/>
        </w:rPr>
        <w:t xml:space="preserve"> 55%</w:t>
      </w:r>
      <w:r w:rsidR="006B46CE">
        <w:rPr>
          <w:sz w:val="24"/>
          <w:szCs w:val="24"/>
        </w:rPr>
        <w:t xml:space="preserve">” </w:t>
      </w:r>
      <w:r w:rsidR="00B84DA5">
        <w:rPr>
          <w:sz w:val="24"/>
          <w:szCs w:val="24"/>
        </w:rPr>
        <w:t>(Ren and Susnjak, 2022)</w:t>
      </w:r>
      <w:r w:rsidR="632300AE" w:rsidRPr="22C851DA">
        <w:rPr>
          <w:sz w:val="24"/>
          <w:szCs w:val="24"/>
        </w:rPr>
        <w:t xml:space="preserve">; a ranking of the </w:t>
      </w:r>
      <w:r w:rsidR="00790404">
        <w:rPr>
          <w:sz w:val="24"/>
          <w:szCs w:val="24"/>
        </w:rPr>
        <w:t>cost-benefit</w:t>
      </w:r>
      <w:r w:rsidR="632300AE" w:rsidRPr="22C851DA">
        <w:rPr>
          <w:sz w:val="24"/>
          <w:szCs w:val="24"/>
        </w:rPr>
        <w:t xml:space="preserve"> ratio investments; a dashboard showing the key results achieved</w:t>
      </w:r>
      <w:r w:rsidR="619F0C33" w:rsidRPr="22C851DA">
        <w:rPr>
          <w:sz w:val="24"/>
          <w:szCs w:val="24"/>
        </w:rPr>
        <w:t xml:space="preserve"> and relevant support documentation</w:t>
      </w:r>
      <w:r w:rsidR="293747BA" w:rsidRPr="22C851DA">
        <w:rPr>
          <w:sz w:val="24"/>
          <w:szCs w:val="24"/>
        </w:rPr>
        <w:t>, probably limitations and final conclusions.</w:t>
      </w:r>
    </w:p>
    <w:p w14:paraId="23AA0237" w14:textId="632B5629" w:rsidR="22C851DA" w:rsidRDefault="22C851DA"/>
    <w:p w14:paraId="020E884A" w14:textId="1FF4515A" w:rsidR="37C91E31" w:rsidRDefault="37C91E31" w:rsidP="003C2313">
      <w:pPr>
        <w:pStyle w:val="Heading1"/>
        <w:numPr>
          <w:ilvl w:val="0"/>
          <w:numId w:val="1"/>
        </w:numPr>
      </w:pPr>
      <w:r w:rsidRPr="003C2313">
        <w:t>Project Timeline</w:t>
      </w:r>
    </w:p>
    <w:p w14:paraId="7962E98A" w14:textId="77777777" w:rsidR="003C2313" w:rsidRPr="003C2313" w:rsidRDefault="003C2313" w:rsidP="003C2313"/>
    <w:p w14:paraId="35DEF94C" w14:textId="7D83BD79" w:rsidR="77051F7E" w:rsidRPr="00790404" w:rsidRDefault="37C91E31" w:rsidP="00790404">
      <w:pPr>
        <w:jc w:val="both"/>
        <w:rPr>
          <w:ins w:id="17" w:author="Erick Silva" w:date="2026-10-18T14:55:00Z" w16du:dateUtc="2026-10-18T14:55:26Z"/>
          <w:sz w:val="24"/>
          <w:szCs w:val="24"/>
        </w:rPr>
      </w:pPr>
      <w:r w:rsidRPr="22C851DA">
        <w:rPr>
          <w:sz w:val="24"/>
          <w:szCs w:val="24"/>
        </w:rPr>
        <w:t xml:space="preserve">In the first semester the problem </w:t>
      </w:r>
      <w:r w:rsidR="0028089E">
        <w:rPr>
          <w:sz w:val="24"/>
          <w:szCs w:val="24"/>
        </w:rPr>
        <w:t>has to</w:t>
      </w:r>
      <w:r w:rsidRPr="22C851DA">
        <w:rPr>
          <w:sz w:val="24"/>
          <w:szCs w:val="24"/>
        </w:rPr>
        <w:t xml:space="preserve"> be defined</w:t>
      </w:r>
      <w:r w:rsidR="00686059">
        <w:rPr>
          <w:sz w:val="24"/>
          <w:szCs w:val="24"/>
        </w:rPr>
        <w:t>;</w:t>
      </w:r>
      <w:r w:rsidRPr="22C851DA">
        <w:rPr>
          <w:sz w:val="24"/>
          <w:szCs w:val="24"/>
        </w:rPr>
        <w:t xml:space="preserve"> </w:t>
      </w:r>
      <w:r w:rsidR="0057755C">
        <w:rPr>
          <w:sz w:val="24"/>
          <w:szCs w:val="24"/>
        </w:rPr>
        <w:t xml:space="preserve">collect the </w:t>
      </w:r>
      <w:r w:rsidR="00686059">
        <w:rPr>
          <w:sz w:val="24"/>
          <w:szCs w:val="24"/>
        </w:rPr>
        <w:t xml:space="preserve">properly </w:t>
      </w:r>
      <w:r w:rsidR="0057755C">
        <w:rPr>
          <w:sz w:val="24"/>
          <w:szCs w:val="24"/>
        </w:rPr>
        <w:t xml:space="preserve">data and </w:t>
      </w:r>
      <w:r w:rsidR="0028089E">
        <w:rPr>
          <w:sz w:val="24"/>
          <w:szCs w:val="24"/>
        </w:rPr>
        <w:t xml:space="preserve">after that </w:t>
      </w:r>
      <w:r w:rsidRPr="22C851DA">
        <w:rPr>
          <w:sz w:val="24"/>
          <w:szCs w:val="24"/>
        </w:rPr>
        <w:t xml:space="preserve">the data </w:t>
      </w:r>
      <w:r w:rsidR="0057755C">
        <w:rPr>
          <w:sz w:val="24"/>
          <w:szCs w:val="24"/>
        </w:rPr>
        <w:t>need to</w:t>
      </w:r>
      <w:r w:rsidRPr="22C851DA">
        <w:rPr>
          <w:sz w:val="24"/>
          <w:szCs w:val="24"/>
        </w:rPr>
        <w:t xml:space="preserve"> be analysed</w:t>
      </w:r>
      <w:r w:rsidR="6AD8F436" w:rsidRPr="22C851DA">
        <w:rPr>
          <w:sz w:val="24"/>
          <w:szCs w:val="24"/>
        </w:rPr>
        <w:t xml:space="preserve">. </w:t>
      </w:r>
      <w:r w:rsidR="00790404">
        <w:rPr>
          <w:sz w:val="24"/>
          <w:szCs w:val="24"/>
        </w:rPr>
        <w:t>This</w:t>
      </w:r>
      <w:r w:rsidR="6AD8F436" w:rsidRPr="22C851DA">
        <w:rPr>
          <w:sz w:val="24"/>
          <w:szCs w:val="24"/>
        </w:rPr>
        <w:t xml:space="preserve"> phase includes data cleaning and preliminary analysis. At the end of </w:t>
      </w:r>
      <w:r w:rsidR="00790404">
        <w:rPr>
          <w:sz w:val="24"/>
          <w:szCs w:val="24"/>
        </w:rPr>
        <w:t xml:space="preserve">the </w:t>
      </w:r>
      <w:r w:rsidR="6AD8F436" w:rsidRPr="22C851DA">
        <w:rPr>
          <w:sz w:val="24"/>
          <w:szCs w:val="24"/>
        </w:rPr>
        <w:t>first semester</w:t>
      </w:r>
      <w:r w:rsidR="00790404">
        <w:rPr>
          <w:sz w:val="24"/>
          <w:szCs w:val="24"/>
        </w:rPr>
        <w:t>,</w:t>
      </w:r>
      <w:r w:rsidR="77051F7E" w:rsidRPr="22C851DA">
        <w:rPr>
          <w:sz w:val="24"/>
          <w:szCs w:val="24"/>
        </w:rPr>
        <w:t xml:space="preserve"> variables will be created and </w:t>
      </w:r>
      <w:r w:rsidR="00790404">
        <w:rPr>
          <w:sz w:val="24"/>
          <w:szCs w:val="24"/>
        </w:rPr>
        <w:t xml:space="preserve">an </w:t>
      </w:r>
      <w:r w:rsidR="77051F7E" w:rsidRPr="22C851DA">
        <w:rPr>
          <w:sz w:val="24"/>
          <w:szCs w:val="24"/>
        </w:rPr>
        <w:t xml:space="preserve">initial model developed. In the second semester, the focus will be </w:t>
      </w:r>
      <w:r w:rsidR="00164DD5">
        <w:rPr>
          <w:sz w:val="24"/>
          <w:szCs w:val="24"/>
        </w:rPr>
        <w:t>i</w:t>
      </w:r>
      <w:r w:rsidR="77051F7E" w:rsidRPr="22C851DA">
        <w:rPr>
          <w:sz w:val="24"/>
          <w:szCs w:val="24"/>
        </w:rPr>
        <w:t xml:space="preserve">n organizing, analysing and comparing different models, running simulations and incorporating </w:t>
      </w:r>
      <w:r w:rsidR="00790404">
        <w:rPr>
          <w:sz w:val="24"/>
          <w:szCs w:val="24"/>
        </w:rPr>
        <w:t>cost-benefit</w:t>
      </w:r>
      <w:r w:rsidR="6AC6ADD8" w:rsidRPr="22C851DA">
        <w:rPr>
          <w:sz w:val="24"/>
          <w:szCs w:val="24"/>
        </w:rPr>
        <w:t xml:space="preserve"> indicators.</w:t>
      </w:r>
    </w:p>
    <w:p w14:paraId="68A8FCC9" w14:textId="39B94047" w:rsidR="22C851DA" w:rsidRDefault="22C851DA" w:rsidP="22C851DA">
      <w:pPr>
        <w:rPr>
          <w:ins w:id="18" w:author="Erick Silva" w:date="2026-10-18T14:54:00Z" w16du:dateUtc="2026-10-18T14:54:57Z"/>
          <w:sz w:val="24"/>
          <w:szCs w:val="24"/>
        </w:rPr>
      </w:pPr>
    </w:p>
    <w:p w14:paraId="46A8FC9F" w14:textId="3779B9E1" w:rsidR="693EEAD7" w:rsidRDefault="693EEAD7" w:rsidP="22C851DA">
      <w:pPr>
        <w:rPr>
          <w:sz w:val="24"/>
          <w:szCs w:val="24"/>
          <w:rPrChange w:id="19" w:author="Erick Silva" w:date="2026-10-18T14:53:00Z">
            <w:rPr/>
          </w:rPrChange>
        </w:rPr>
      </w:pPr>
      <w:ins w:id="20" w:author="Erick Silva" w:date="2026-10-18T14:55:00Z" w16du:dateUtc="2026-10-18T14:55:12Z">
        <w:r>
          <w:rPr>
            <w:noProof/>
          </w:rPr>
          <w:lastRenderedPageBreak/>
          <w:drawing>
            <wp:inline distT="0" distB="0" distL="0" distR="0" wp14:anchorId="2A2FBF57" wp14:editId="19AD58D0">
              <wp:extent cx="5724525" cy="2952750"/>
              <wp:effectExtent l="0" t="0" r="0" b="0"/>
              <wp:docPr id="426706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06286" name="Picture 426706286"/>
                      <pic:cNvPicPr/>
                    </pic:nvPicPr>
                    <pic:blipFill>
                      <a:blip r:embed="rId15">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ins>
    </w:p>
    <w:p w14:paraId="0DCD9CBC" w14:textId="7E7A6517" w:rsidR="22C851DA" w:rsidRDefault="22C851DA"/>
    <w:p w14:paraId="7BA71ACF" w14:textId="4C579E18" w:rsidR="2E9561C7" w:rsidRDefault="2E9561C7" w:rsidP="00D956D7">
      <w:pPr>
        <w:pStyle w:val="Heading1"/>
        <w:numPr>
          <w:ilvl w:val="0"/>
          <w:numId w:val="1"/>
        </w:numPr>
      </w:pPr>
      <w:r w:rsidRPr="003C2313">
        <w:t xml:space="preserve">Ethical and Legal </w:t>
      </w:r>
      <w:r w:rsidR="191CEA92" w:rsidRPr="003C2313">
        <w:t>C</w:t>
      </w:r>
      <w:r w:rsidRPr="003C2313">
        <w:t>onsiderations</w:t>
      </w:r>
    </w:p>
    <w:p w14:paraId="10FE4A08" w14:textId="77777777" w:rsidR="00D956D7" w:rsidRPr="00D956D7" w:rsidRDefault="00D956D7" w:rsidP="00D956D7"/>
    <w:p w14:paraId="08A510BE" w14:textId="37783676" w:rsidR="2E9561C7" w:rsidRDefault="2E9561C7" w:rsidP="00790404">
      <w:pPr>
        <w:jc w:val="both"/>
        <w:rPr>
          <w:sz w:val="24"/>
          <w:szCs w:val="24"/>
        </w:rPr>
      </w:pPr>
      <w:r w:rsidRPr="22C851DA">
        <w:rPr>
          <w:sz w:val="24"/>
          <w:szCs w:val="24"/>
        </w:rPr>
        <w:t>In compliance with the GDPR</w:t>
      </w:r>
      <w:r w:rsidR="03CCA935" w:rsidRPr="22C851DA">
        <w:rPr>
          <w:sz w:val="24"/>
          <w:szCs w:val="24"/>
        </w:rPr>
        <w:t xml:space="preserve">, all data regarding football matches are public and </w:t>
      </w:r>
      <w:r w:rsidR="513224FB" w:rsidRPr="22C851DA">
        <w:rPr>
          <w:sz w:val="24"/>
          <w:szCs w:val="24"/>
        </w:rPr>
        <w:t xml:space="preserve">do not </w:t>
      </w:r>
      <w:r w:rsidR="03CCA935" w:rsidRPr="22C851DA">
        <w:rPr>
          <w:sz w:val="24"/>
          <w:szCs w:val="24"/>
        </w:rPr>
        <w:t xml:space="preserve">contain </w:t>
      </w:r>
      <w:r w:rsidR="184F232E" w:rsidRPr="22C851DA">
        <w:rPr>
          <w:sz w:val="24"/>
          <w:szCs w:val="24"/>
        </w:rPr>
        <w:t xml:space="preserve">sensitive information that could interfere with an </w:t>
      </w:r>
      <w:r w:rsidR="00790404">
        <w:rPr>
          <w:sz w:val="24"/>
          <w:szCs w:val="24"/>
        </w:rPr>
        <w:t>individual's</w:t>
      </w:r>
      <w:r w:rsidR="4943EBD9" w:rsidRPr="22C851DA">
        <w:rPr>
          <w:sz w:val="24"/>
          <w:szCs w:val="24"/>
        </w:rPr>
        <w:t xml:space="preserve"> personal life. Therefore, there are no privacy risks. In a similar way</w:t>
      </w:r>
      <w:r w:rsidR="007B5F21">
        <w:rPr>
          <w:sz w:val="24"/>
          <w:szCs w:val="24"/>
        </w:rPr>
        <w:t>,</w:t>
      </w:r>
      <w:r w:rsidR="4943EBD9" w:rsidRPr="22C851DA">
        <w:rPr>
          <w:sz w:val="24"/>
          <w:szCs w:val="24"/>
        </w:rPr>
        <w:t xml:space="preserve"> </w:t>
      </w:r>
      <w:r w:rsidR="6C0458E4" w:rsidRPr="22C851DA">
        <w:rPr>
          <w:sz w:val="24"/>
          <w:szCs w:val="24"/>
        </w:rPr>
        <w:t xml:space="preserve">all information about team sponsorship </w:t>
      </w:r>
      <w:r w:rsidR="4424DE84" w:rsidRPr="22C851DA">
        <w:rPr>
          <w:sz w:val="24"/>
          <w:szCs w:val="24"/>
        </w:rPr>
        <w:t>is</w:t>
      </w:r>
      <w:r w:rsidR="6C0458E4" w:rsidRPr="22C851DA">
        <w:rPr>
          <w:sz w:val="24"/>
          <w:szCs w:val="24"/>
        </w:rPr>
        <w:t xml:space="preserve"> public and </w:t>
      </w:r>
      <w:r w:rsidR="3A4F41D8" w:rsidRPr="22C851DA">
        <w:rPr>
          <w:sz w:val="24"/>
          <w:szCs w:val="24"/>
        </w:rPr>
        <w:t>published</w:t>
      </w:r>
      <w:r w:rsidR="6C0458E4" w:rsidRPr="22C851DA">
        <w:rPr>
          <w:sz w:val="24"/>
          <w:szCs w:val="24"/>
        </w:rPr>
        <w:t xml:space="preserve"> </w:t>
      </w:r>
      <w:r w:rsidR="56F98F69" w:rsidRPr="22C851DA">
        <w:rPr>
          <w:sz w:val="24"/>
          <w:szCs w:val="24"/>
        </w:rPr>
        <w:t>in the media</w:t>
      </w:r>
      <w:r w:rsidR="67147DE5" w:rsidRPr="22C851DA">
        <w:rPr>
          <w:sz w:val="24"/>
          <w:szCs w:val="24"/>
        </w:rPr>
        <w:t xml:space="preserve">, </w:t>
      </w:r>
      <w:r w:rsidR="00790404">
        <w:rPr>
          <w:sz w:val="24"/>
          <w:szCs w:val="24"/>
        </w:rPr>
        <w:t>and</w:t>
      </w:r>
      <w:r w:rsidR="67147DE5" w:rsidRPr="22C851DA">
        <w:rPr>
          <w:sz w:val="24"/>
          <w:szCs w:val="24"/>
        </w:rPr>
        <w:t xml:space="preserve"> all </w:t>
      </w:r>
      <w:r w:rsidR="56F98F69" w:rsidRPr="22C851DA">
        <w:rPr>
          <w:sz w:val="24"/>
          <w:szCs w:val="24"/>
        </w:rPr>
        <w:t>sources used are proper</w:t>
      </w:r>
      <w:r w:rsidR="6030BC9C" w:rsidRPr="22C851DA">
        <w:rPr>
          <w:sz w:val="24"/>
          <w:szCs w:val="24"/>
        </w:rPr>
        <w:t>ly cited. From an ethical Standpoint</w:t>
      </w:r>
      <w:r w:rsidR="123F1179" w:rsidRPr="22C851DA">
        <w:rPr>
          <w:sz w:val="24"/>
          <w:szCs w:val="24"/>
        </w:rPr>
        <w:t>.</w:t>
      </w:r>
    </w:p>
    <w:p w14:paraId="40BE6D6A" w14:textId="14828785" w:rsidR="22C851DA" w:rsidRDefault="22C851DA"/>
    <w:p w14:paraId="468EA17E" w14:textId="77777777" w:rsidR="0051184F" w:rsidRDefault="0051184F"/>
    <w:p w14:paraId="68D62BB9" w14:textId="77777777" w:rsidR="0051184F" w:rsidRDefault="0051184F"/>
    <w:p w14:paraId="7B5846F3" w14:textId="77777777" w:rsidR="0051184F" w:rsidRDefault="0051184F"/>
    <w:p w14:paraId="04A6C3F4" w14:textId="77777777" w:rsidR="0051184F" w:rsidRDefault="0051184F"/>
    <w:p w14:paraId="0CB81BDE" w14:textId="77777777" w:rsidR="0051184F" w:rsidRDefault="0051184F"/>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14896E43" w14:textId="70F5B6EA" w:rsidR="22C851DA" w:rsidRDefault="22C851DA" w:rsidP="22C851DA"/>
    <w:p w14:paraId="4D3B8FB8" w14:textId="4AAD4E14" w:rsidR="0051184F" w:rsidRPr="004F3868" w:rsidRDefault="2ABD1275" w:rsidP="004F3868">
      <w:pPr>
        <w:pStyle w:val="Heading1"/>
      </w:pPr>
      <w:bookmarkStart w:id="21" w:name="_Toc850357824"/>
      <w:bookmarkStart w:id="22" w:name="_Toc243046911"/>
      <w:r w:rsidRPr="004F3868">
        <w:lastRenderedPageBreak/>
        <w:t>References</w:t>
      </w:r>
      <w:bookmarkEnd w:id="21"/>
      <w:bookmarkEnd w:id="22"/>
    </w:p>
    <w:p w14:paraId="01056A1A" w14:textId="77777777" w:rsidR="0051184F" w:rsidRDefault="0051184F"/>
    <w:p w14:paraId="7BA20615" w14:textId="303E6E71" w:rsidR="03AFA1F3" w:rsidRDefault="03AFA1F3" w:rsidP="007B5F21">
      <w:pPr>
        <w:jc w:val="both"/>
        <w:rPr>
          <w:color w:val="000000" w:themeColor="text1"/>
        </w:rPr>
      </w:pPr>
      <w:r w:rsidRPr="22C851DA">
        <w:rPr>
          <w:color w:val="000000" w:themeColor="text1"/>
        </w:rPr>
        <w:t>Connell, S</w:t>
      </w:r>
      <w:r w:rsidR="325DEB9C" w:rsidRPr="22C851DA">
        <w:rPr>
          <w:color w:val="000000" w:themeColor="text1"/>
        </w:rPr>
        <w:t xml:space="preserve">. </w:t>
      </w:r>
      <w:r w:rsidRPr="22C851DA">
        <w:rPr>
          <w:color w:val="000000" w:themeColor="text1"/>
        </w:rPr>
        <w:t>(2025</w:t>
      </w:r>
      <w:r w:rsidR="6D261947" w:rsidRPr="22C851DA">
        <w:rPr>
          <w:color w:val="000000" w:themeColor="text1"/>
        </w:rPr>
        <w:t>a</w:t>
      </w:r>
      <w:r w:rsidRPr="22C851DA">
        <w:rPr>
          <w:color w:val="000000" w:themeColor="text1"/>
        </w:rPr>
        <w:t xml:space="preserve">) </w:t>
      </w:r>
      <w:r w:rsidR="79199757" w:rsidRPr="22C851DA">
        <w:rPr>
          <w:color w:val="000000" w:themeColor="text1"/>
        </w:rPr>
        <w:t>‘</w:t>
      </w:r>
      <w:r w:rsidRPr="22C851DA">
        <w:rPr>
          <w:color w:val="000000" w:themeColor="text1"/>
        </w:rPr>
        <w:t>Premier League fair market sponsorship values: Full table and year-on-year results</w:t>
      </w:r>
      <w:r w:rsidR="630A175C" w:rsidRPr="22C851DA">
        <w:rPr>
          <w:color w:val="000000" w:themeColor="text1"/>
        </w:rPr>
        <w:t>’</w:t>
      </w:r>
      <w:r w:rsidRPr="22C851DA">
        <w:rPr>
          <w:color w:val="000000" w:themeColor="text1"/>
        </w:rPr>
        <w:t xml:space="preserve">, </w:t>
      </w:r>
      <w:r w:rsidRPr="22C851DA">
        <w:rPr>
          <w:i/>
          <w:iCs/>
          <w:color w:val="000000" w:themeColor="text1"/>
          <w:rPrChange w:id="23" w:author="Erick Silva" w:date="2026-10-18T12:45:00Z" w16du:dateUtc="2026-10-18T12:45:00Z">
            <w:rPr>
              <w:color w:val="FF0000"/>
            </w:rPr>
          </w:rPrChange>
        </w:rPr>
        <w:t>T</w:t>
      </w:r>
      <w:r w:rsidR="53AD1C39" w:rsidRPr="22C851DA">
        <w:rPr>
          <w:i/>
          <w:iCs/>
          <w:color w:val="000000" w:themeColor="text1"/>
          <w:rPrChange w:id="24" w:author="Erick Silva" w:date="2026-10-18T12:44:00Z" w16du:dateUtc="2026-10-18T12:44:43Z">
            <w:rPr>
              <w:color w:val="FF0000"/>
            </w:rPr>
          </w:rPrChange>
        </w:rPr>
        <w:t>he Sponsor</w:t>
      </w:r>
      <w:r w:rsidR="79ED31DD" w:rsidRPr="22C851DA">
        <w:rPr>
          <w:color w:val="000000" w:themeColor="text1"/>
        </w:rPr>
        <w:t xml:space="preserve">, 2 June. Available at: </w:t>
      </w:r>
      <w:ins w:id="25" w:author="Erick Silva" w:date="2026-10-18T12:38:00Z" w16du:dateUtc="2026-10-18T12:38:39Z">
        <w:r>
          <w:fldChar w:fldCharType="begin"/>
        </w:r>
        <w:r>
          <w:instrText xml:space="preserve">HYPERLINK "https://www.thesponsor.com/premier-league-fair-market-sponsorship-values-full-table-and-year-on-year-results/" </w:instrText>
        </w:r>
        <w:r>
          <w:fldChar w:fldCharType="separate"/>
        </w:r>
      </w:ins>
      <w:r w:rsidR="79ED31DD" w:rsidRPr="22C851DA">
        <w:rPr>
          <w:rStyle w:val="Hyperlink"/>
          <w:color w:val="000000" w:themeColor="text1"/>
        </w:rPr>
        <w:t>https://www.thesponsor.com/premier-league-fair-market-sponsorship-values-full-table-and-year-on-year-results/</w:t>
      </w:r>
      <w:ins w:id="26" w:author="Erick Silva" w:date="2026-10-18T12:38:00Z" w16du:dateUtc="2026-10-18T12:38:39Z">
        <w:r>
          <w:fldChar w:fldCharType="end"/>
        </w:r>
      </w:ins>
      <w:r w:rsidR="79ED31DD" w:rsidRPr="22C851DA">
        <w:rPr>
          <w:color w:val="000000" w:themeColor="text1"/>
        </w:rPr>
        <w:t xml:space="preserve"> (Accessed: 18 October 2026).</w:t>
      </w:r>
    </w:p>
    <w:p w14:paraId="34AB7A07" w14:textId="686376B6" w:rsidR="2918C98A" w:rsidRDefault="2918C98A" w:rsidP="007B5F21">
      <w:pPr>
        <w:jc w:val="both"/>
        <w:rPr>
          <w:color w:val="000000" w:themeColor="text1"/>
        </w:rPr>
      </w:pPr>
      <w:r w:rsidRPr="22C851DA">
        <w:rPr>
          <w:color w:val="000000" w:themeColor="text1"/>
        </w:rPr>
        <w:t>Connell, S. (2025</w:t>
      </w:r>
      <w:r w:rsidR="5D818895" w:rsidRPr="22C851DA">
        <w:rPr>
          <w:color w:val="000000" w:themeColor="text1"/>
        </w:rPr>
        <w:t>b</w:t>
      </w:r>
      <w:r w:rsidRPr="22C851DA">
        <w:rPr>
          <w:color w:val="000000" w:themeColor="text1"/>
        </w:rPr>
        <w:t>) ‘Rev</w:t>
      </w:r>
      <w:r w:rsidR="7050F434" w:rsidRPr="22C851DA">
        <w:rPr>
          <w:color w:val="000000" w:themeColor="text1"/>
        </w:rPr>
        <w:t xml:space="preserve">ealed: Premier League Fair Market Sponsorship Values 2025’, </w:t>
      </w:r>
      <w:r w:rsidR="7050F434" w:rsidRPr="22C851DA">
        <w:rPr>
          <w:i/>
          <w:iCs/>
          <w:color w:val="000000" w:themeColor="text1"/>
          <w:rPrChange w:id="27" w:author="Erick Silva" w:date="2026-10-18T12:45:00Z" w16du:dateUtc="2026-10-18T12:45:08Z">
            <w:rPr>
              <w:color w:val="FF0000"/>
            </w:rPr>
          </w:rPrChange>
        </w:rPr>
        <w:t>The Sponsor</w:t>
      </w:r>
      <w:r w:rsidR="3D585022" w:rsidRPr="22C851DA">
        <w:rPr>
          <w:color w:val="000000" w:themeColor="text1"/>
        </w:rPr>
        <w:t xml:space="preserve">, 2 June. Available at: </w:t>
      </w:r>
      <w:ins w:id="28" w:author="Erick Silva" w:date="2026-10-18T12:43:00Z" w16du:dateUtc="2026-10-18T12:43:45Z">
        <w:r>
          <w:fldChar w:fldCharType="begin"/>
        </w:r>
        <w:r>
          <w:instrText xml:space="preserve">HYPERLINK "https://www.thesponsor.com/revealed-premier-league-fair-market-sponsorship-values-2025/" </w:instrText>
        </w:r>
        <w:r>
          <w:fldChar w:fldCharType="separate"/>
        </w:r>
      </w:ins>
      <w:r w:rsidR="3D585022" w:rsidRPr="22C851DA">
        <w:rPr>
          <w:rStyle w:val="Hyperlink"/>
          <w:color w:val="000000" w:themeColor="text1"/>
        </w:rPr>
        <w:t>https://www.thesponsor.com/revealed-premier-league-fair-market-sponsorship-values-2025/</w:t>
      </w:r>
      <w:ins w:id="29" w:author="Erick Silva" w:date="2026-10-18T12:43:00Z" w16du:dateUtc="2026-10-18T12:43:45Z">
        <w:r>
          <w:fldChar w:fldCharType="end"/>
        </w:r>
      </w:ins>
      <w:r w:rsidR="3D585022" w:rsidRPr="22C851DA">
        <w:rPr>
          <w:color w:val="000000" w:themeColor="text1"/>
        </w:rPr>
        <w:t xml:space="preserve"> (Accessed: </w:t>
      </w:r>
      <w:r w:rsidR="55A88330" w:rsidRPr="22C851DA">
        <w:rPr>
          <w:color w:val="000000" w:themeColor="text1"/>
        </w:rPr>
        <w:t>11 October 2026).</w:t>
      </w:r>
    </w:p>
    <w:p w14:paraId="699CCCF4" w14:textId="247FF13A" w:rsidR="0051184F" w:rsidRDefault="30E0F057" w:rsidP="007B5F21">
      <w:pPr>
        <w:jc w:val="both"/>
        <w:rPr>
          <w:color w:val="000000" w:themeColor="text1"/>
        </w:rPr>
      </w:pPr>
      <w:r w:rsidRPr="22C851DA">
        <w:rPr>
          <w:color w:val="000000" w:themeColor="text1"/>
        </w:rPr>
        <w:t>DATAHUB</w:t>
      </w:r>
      <w:r w:rsidR="34A22205" w:rsidRPr="22C851DA">
        <w:rPr>
          <w:color w:val="000000" w:themeColor="text1"/>
        </w:rPr>
        <w:t xml:space="preserve"> (</w:t>
      </w:r>
      <w:r w:rsidR="24DF58C4" w:rsidRPr="22C851DA">
        <w:rPr>
          <w:color w:val="000000" w:themeColor="text1"/>
        </w:rPr>
        <w:t xml:space="preserve">n.d.) </w:t>
      </w:r>
      <w:r w:rsidR="24DF58C4" w:rsidRPr="22C851DA">
        <w:rPr>
          <w:i/>
          <w:iCs/>
          <w:color w:val="000000" w:themeColor="text1"/>
          <w:rPrChange w:id="30" w:author="Erick Silva" w:date="2026-10-18T12:45:00Z" w16du:dateUtc="2026-10-18T12:45:41Z">
            <w:rPr>
              <w:color w:val="FF0000"/>
            </w:rPr>
          </w:rPrChange>
        </w:rPr>
        <w:t>English Premier League (Football)</w:t>
      </w:r>
      <w:r w:rsidR="24DF58C4" w:rsidRPr="22C851DA">
        <w:rPr>
          <w:color w:val="000000" w:themeColor="text1"/>
          <w:rPrChange w:id="31" w:author="Erick Silva" w:date="2026-10-18T12:44:00Z" w16du:dateUtc="2026-10-18T12:44:43Z">
            <w:rPr>
              <w:color w:val="FF0000"/>
            </w:rPr>
          </w:rPrChange>
        </w:rPr>
        <w:t xml:space="preserve">. Available at: </w:t>
      </w:r>
      <w:ins w:id="32" w:author="Erick Silva" w:date="2026-10-18T12:28:00Z" w16du:dateUtc="2026-10-18T12:28:32Z">
        <w:r w:rsidR="0051184F">
          <w:fldChar w:fldCharType="begin"/>
        </w:r>
        <w:r w:rsidR="0051184F">
          <w:instrText xml:space="preserve">HYPERLINK "https://datahub.io/football/english-premier-league" </w:instrText>
        </w:r>
        <w:r w:rsidR="0051184F">
          <w:fldChar w:fldCharType="separate"/>
        </w:r>
      </w:ins>
      <w:r w:rsidR="24DF58C4" w:rsidRPr="22C851DA">
        <w:rPr>
          <w:rStyle w:val="Hyperlink"/>
          <w:color w:val="000000" w:themeColor="text1"/>
          <w:rPrChange w:id="33" w:author="Erick Silva" w:date="2026-10-18T12:44:00Z" w16du:dateUtc="2026-10-18T12:44:43Z">
            <w:rPr>
              <w:rStyle w:val="Hyperlink"/>
            </w:rPr>
          </w:rPrChange>
        </w:rPr>
        <w:t>https://datahub.io/football/english-premier-league</w:t>
      </w:r>
      <w:ins w:id="34" w:author="Erick Silva" w:date="2026-10-18T12:28:00Z" w16du:dateUtc="2026-10-18T12:28:32Z">
        <w:r w:rsidR="0051184F">
          <w:fldChar w:fldCharType="end"/>
        </w:r>
      </w:ins>
      <w:r w:rsidR="5EA10464" w:rsidRPr="22C851DA">
        <w:rPr>
          <w:color w:val="000000" w:themeColor="text1"/>
          <w:rPrChange w:id="35" w:author="Erick Silva" w:date="2026-10-18T12:44:00Z" w16du:dateUtc="2026-10-18T12:44:43Z">
            <w:rPr>
              <w:color w:val="FF0000"/>
            </w:rPr>
          </w:rPrChange>
        </w:rPr>
        <w:t xml:space="preserve"> (</w:t>
      </w:r>
      <w:r w:rsidR="5E69D359" w:rsidRPr="22C851DA">
        <w:rPr>
          <w:color w:val="000000" w:themeColor="text1"/>
          <w:rPrChange w:id="36" w:author="Erick Silva" w:date="2026-10-18T12:44:00Z" w16du:dateUtc="2026-10-18T12:44:43Z">
            <w:rPr>
              <w:color w:val="FF0000"/>
            </w:rPr>
          </w:rPrChange>
        </w:rPr>
        <w:t>Accessed</w:t>
      </w:r>
      <w:r w:rsidR="5EA10464" w:rsidRPr="22C851DA">
        <w:rPr>
          <w:color w:val="000000" w:themeColor="text1"/>
          <w:rPrChange w:id="37" w:author="Erick Silva" w:date="2026-10-18T12:44:00Z" w16du:dateUtc="2026-10-18T12:44:43Z">
            <w:rPr>
              <w:color w:val="FF0000"/>
            </w:rPr>
          </w:rPrChange>
        </w:rPr>
        <w:t>: 10 October 2026</w:t>
      </w:r>
      <w:r w:rsidR="43A37498" w:rsidRPr="22C851DA">
        <w:rPr>
          <w:color w:val="000000" w:themeColor="text1"/>
          <w:rPrChange w:id="38" w:author="Erick Silva" w:date="2026-10-18T12:44:00Z" w16du:dateUtc="2026-10-18T12:44:43Z">
            <w:rPr>
              <w:color w:val="FF0000"/>
            </w:rPr>
          </w:rPrChange>
        </w:rPr>
        <w:t>)</w:t>
      </w:r>
      <w:r w:rsidR="34A9029C" w:rsidRPr="22C851DA">
        <w:rPr>
          <w:color w:val="000000" w:themeColor="text1"/>
          <w:rPrChange w:id="39" w:author="Erick Silva" w:date="2026-10-18T12:44:00Z" w16du:dateUtc="2026-10-18T12:44:43Z">
            <w:rPr>
              <w:color w:val="FF0000"/>
            </w:rPr>
          </w:rPrChange>
        </w:rPr>
        <w:t>.</w:t>
      </w:r>
    </w:p>
    <w:p w14:paraId="46310577" w14:textId="6E044C76" w:rsidR="002F2BA7" w:rsidRDefault="00405010" w:rsidP="007B5F21">
      <w:pPr>
        <w:jc w:val="both"/>
        <w:rPr>
          <w:color w:val="000000" w:themeColor="text1"/>
        </w:rPr>
      </w:pPr>
      <w:r>
        <w:rPr>
          <w:color w:val="000000" w:themeColor="text1"/>
        </w:rPr>
        <w:t>R</w:t>
      </w:r>
      <w:r w:rsidR="00FB217A">
        <w:rPr>
          <w:color w:val="000000" w:themeColor="text1"/>
        </w:rPr>
        <w:t xml:space="preserve">en, Y. and Susnjak, T. (2022) ‘Predicting Football Match Outcomes with </w:t>
      </w:r>
      <w:r w:rsidR="007028BB">
        <w:rPr>
          <w:color w:val="000000" w:themeColor="text1"/>
        </w:rPr>
        <w:t>e</w:t>
      </w:r>
      <w:r w:rsidR="00D30C3F">
        <w:rPr>
          <w:color w:val="000000" w:themeColor="text1"/>
        </w:rPr>
        <w:t>X</w:t>
      </w:r>
      <w:r w:rsidR="007028BB">
        <w:rPr>
          <w:color w:val="000000" w:themeColor="text1"/>
        </w:rPr>
        <w:t>plainable Machine Learning and the Kelly Index</w:t>
      </w:r>
      <w:r w:rsidR="00D30C3F">
        <w:rPr>
          <w:color w:val="000000" w:themeColor="text1"/>
        </w:rPr>
        <w:t>’. arXiv</w:t>
      </w:r>
      <w:r w:rsidR="00A34633">
        <w:rPr>
          <w:color w:val="000000" w:themeColor="text1"/>
        </w:rPr>
        <w:t>: 2211.15734</w:t>
      </w:r>
      <w:r w:rsidR="00D2283F">
        <w:rPr>
          <w:color w:val="000000" w:themeColor="text1"/>
        </w:rPr>
        <w:t xml:space="preserve">. Available at: </w:t>
      </w:r>
      <w:r w:rsidR="00D2283F" w:rsidRPr="00705B25">
        <w:rPr>
          <w:color w:val="000000" w:themeColor="text1"/>
        </w:rPr>
        <w:t>https://arxiv.org/pdf/2211.15734</w:t>
      </w:r>
      <w:r w:rsidR="00D2283F">
        <w:rPr>
          <w:color w:val="000000" w:themeColor="text1"/>
        </w:rPr>
        <w:t xml:space="preserve"> (Accessed: </w:t>
      </w:r>
      <w:r w:rsidR="007B0C7E">
        <w:rPr>
          <w:color w:val="000000" w:themeColor="text1"/>
        </w:rPr>
        <w:t>15 October 2026).</w:t>
      </w:r>
    </w:p>
    <w:p w14:paraId="4D2E9857" w14:textId="587E707D" w:rsidR="0051184F" w:rsidRDefault="0051184F">
      <w:pPr>
        <w:pStyle w:val="Heading1"/>
      </w:pPr>
    </w:p>
    <w:p w14:paraId="19EC2E99" w14:textId="1CF015B3" w:rsidR="0051184F" w:rsidRDefault="0051184F">
      <w:pPr>
        <w:pStyle w:val="Heading1"/>
      </w:pPr>
    </w:p>
    <w:p w14:paraId="06F4DBD5" w14:textId="6B16A17B" w:rsidR="0051184F" w:rsidRDefault="0051184F">
      <w:pPr>
        <w:pStyle w:val="Heading1"/>
      </w:pPr>
    </w:p>
    <w:p w14:paraId="74FFB3C5" w14:textId="1BA72C6F" w:rsidR="0051184F" w:rsidRDefault="0051184F">
      <w:pPr>
        <w:pStyle w:val="Heading1"/>
      </w:pPr>
    </w:p>
    <w:p w14:paraId="7D7005F1" w14:textId="164E86B5" w:rsidR="0051184F" w:rsidRDefault="0051184F">
      <w:pPr>
        <w:pStyle w:val="Heading1"/>
      </w:pPr>
    </w:p>
    <w:p w14:paraId="6677E531" w14:textId="71A18362" w:rsidR="0051184F" w:rsidRDefault="0051184F">
      <w:pPr>
        <w:pStyle w:val="Heading1"/>
      </w:pPr>
    </w:p>
    <w:p w14:paraId="2AD26994" w14:textId="79440C46" w:rsidR="0051184F" w:rsidRDefault="0051184F">
      <w:pPr>
        <w:pStyle w:val="Heading1"/>
      </w:pPr>
    </w:p>
    <w:p w14:paraId="6C5F66EA" w14:textId="3F978527" w:rsidR="0051184F" w:rsidRDefault="0051184F">
      <w:pPr>
        <w:pStyle w:val="Heading1"/>
      </w:pPr>
    </w:p>
    <w:p w14:paraId="0F7B0D36" w14:textId="3304AE7A" w:rsidR="0051184F" w:rsidRDefault="0051184F">
      <w:pPr>
        <w:pStyle w:val="Heading1"/>
      </w:pPr>
    </w:p>
    <w:p w14:paraId="358C80A0" w14:textId="553CFA07" w:rsidR="0051184F" w:rsidRDefault="0051184F">
      <w:pPr>
        <w:pStyle w:val="Heading1"/>
      </w:pPr>
    </w:p>
    <w:p w14:paraId="061777FB" w14:textId="231606D9" w:rsidR="0051184F" w:rsidRDefault="0051184F">
      <w:pPr>
        <w:pStyle w:val="Heading1"/>
      </w:pPr>
    </w:p>
    <w:p w14:paraId="74BC57D8" w14:textId="4BA4353A" w:rsidR="0051184F" w:rsidRDefault="0051184F">
      <w:pPr>
        <w:pStyle w:val="Heading1"/>
      </w:pPr>
    </w:p>
    <w:p w14:paraId="57099A47" w14:textId="5DD2B0DD" w:rsidR="0051184F" w:rsidRDefault="0051184F">
      <w:pPr>
        <w:pStyle w:val="Heading1"/>
      </w:pPr>
    </w:p>
    <w:p w14:paraId="4ED1F5E4" w14:textId="0163946C" w:rsidR="0051184F" w:rsidRDefault="0051184F">
      <w:pPr>
        <w:pStyle w:val="Heading1"/>
      </w:pPr>
    </w:p>
    <w:p w14:paraId="66450435" w14:textId="03E22486" w:rsidR="0051184F" w:rsidRDefault="0051184F">
      <w:pPr>
        <w:pStyle w:val="Heading1"/>
      </w:pPr>
    </w:p>
    <w:p w14:paraId="072377F7" w14:textId="0D0BB8BD" w:rsidR="0051184F" w:rsidRDefault="0051184F" w:rsidP="22C851DA">
      <w:pPr>
        <w:pStyle w:val="Heading1"/>
      </w:pPr>
    </w:p>
    <w:p w14:paraId="2248433C" w14:textId="05845062" w:rsidR="0051184F" w:rsidRDefault="0051184F" w:rsidP="22C851DA"/>
    <w:p w14:paraId="489FD32D" w14:textId="1C557E8A" w:rsidR="0051184F" w:rsidRDefault="0051184F" w:rsidP="22C851DA"/>
    <w:p w14:paraId="3F6FA7D3" w14:textId="2C8ABAF8" w:rsidR="0051184F" w:rsidRPr="004F3868" w:rsidRDefault="2ABD1275" w:rsidP="004F3868">
      <w:pPr>
        <w:pStyle w:val="Heading1"/>
      </w:pPr>
      <w:bookmarkStart w:id="40" w:name="_heading=h.kfkjs3rwl2c1"/>
      <w:bookmarkStart w:id="41" w:name="_Toc724468750"/>
      <w:bookmarkStart w:id="42" w:name="_Toc243046912"/>
      <w:bookmarkEnd w:id="40"/>
      <w:r w:rsidRPr="004F3868">
        <w:lastRenderedPageBreak/>
        <w:t>Appendix</w:t>
      </w:r>
      <w:bookmarkEnd w:id="41"/>
      <w:bookmarkEnd w:id="42"/>
    </w:p>
    <w:p w14:paraId="398614CE" w14:textId="77777777" w:rsidR="0051184F" w:rsidRDefault="0051184F"/>
    <w:p w14:paraId="4FF41EFD" w14:textId="2CCA11E4" w:rsidR="0051184F" w:rsidRDefault="2E24A55A" w:rsidP="22C851DA">
      <w:pPr>
        <w:rPr>
          <w:color w:val="FF0000"/>
        </w:rPr>
      </w:pPr>
      <w:r>
        <w:rPr>
          <w:noProof/>
        </w:rPr>
        <w:drawing>
          <wp:inline distT="0" distB="0" distL="0" distR="0" wp14:anchorId="2D09A033" wp14:editId="66C8A6BD">
            <wp:extent cx="5791497" cy="3459480"/>
            <wp:effectExtent l="0" t="0" r="0" b="7620"/>
            <wp:docPr id="1301622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22435" name="Picture 1301622435"/>
                    <pic:cNvPicPr/>
                  </pic:nvPicPr>
                  <pic:blipFill>
                    <a:blip r:embed="rId16">
                      <a:extLst>
                        <a:ext uri="{28A0092B-C50C-407E-A947-70E740481C1C}">
                          <a14:useLocalDpi xmlns:a14="http://schemas.microsoft.com/office/drawing/2010/main"/>
                        </a:ext>
                      </a:extLst>
                    </a:blip>
                    <a:stretch>
                      <a:fillRect/>
                    </a:stretch>
                  </pic:blipFill>
                  <pic:spPr>
                    <a:xfrm>
                      <a:off x="0" y="0"/>
                      <a:ext cx="5805464" cy="3467823"/>
                    </a:xfrm>
                    <a:prstGeom prst="rect">
                      <a:avLst/>
                    </a:prstGeom>
                  </pic:spPr>
                </pic:pic>
              </a:graphicData>
            </a:graphic>
          </wp:inline>
        </w:drawing>
      </w:r>
    </w:p>
    <w:p w14:paraId="161EC288" w14:textId="77777777" w:rsidR="00C0140B" w:rsidRDefault="00C0140B" w:rsidP="22C851DA">
      <w:pPr>
        <w:rPr>
          <w:color w:val="FF0000"/>
        </w:rPr>
      </w:pPr>
    </w:p>
    <w:p w14:paraId="6355C16D" w14:textId="68890C0B" w:rsidR="0051184F" w:rsidRDefault="66D98AEC">
      <w:r>
        <w:rPr>
          <w:noProof/>
        </w:rPr>
        <w:drawing>
          <wp:inline distT="0" distB="0" distL="0" distR="0" wp14:anchorId="589053F3" wp14:editId="3F36AEF2">
            <wp:extent cx="5870353" cy="3604260"/>
            <wp:effectExtent l="0" t="0" r="0" b="0"/>
            <wp:docPr id="1509659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59965" name="Picture 1509659965"/>
                    <pic:cNvPicPr/>
                  </pic:nvPicPr>
                  <pic:blipFill>
                    <a:blip r:embed="rId17">
                      <a:extLst>
                        <a:ext uri="{28A0092B-C50C-407E-A947-70E740481C1C}">
                          <a14:useLocalDpi xmlns:a14="http://schemas.microsoft.com/office/drawing/2010/main"/>
                        </a:ext>
                      </a:extLst>
                    </a:blip>
                    <a:stretch>
                      <a:fillRect/>
                    </a:stretch>
                  </pic:blipFill>
                  <pic:spPr>
                    <a:xfrm>
                      <a:off x="0" y="0"/>
                      <a:ext cx="5884157" cy="3612735"/>
                    </a:xfrm>
                    <a:prstGeom prst="rect">
                      <a:avLst/>
                    </a:prstGeom>
                  </pic:spPr>
                </pic:pic>
              </a:graphicData>
            </a:graphic>
          </wp:inline>
        </w:drawing>
      </w:r>
    </w:p>
    <w:p w14:paraId="3C48BCD9" w14:textId="49F96012" w:rsidR="22C851DA" w:rsidRDefault="22C851DA"/>
    <w:p w14:paraId="3D905C16" w14:textId="77777777" w:rsidR="00C0140B" w:rsidRDefault="00C0140B"/>
    <w:p w14:paraId="44788DAF" w14:textId="77777777" w:rsidR="00C0140B" w:rsidRDefault="00C0140B"/>
    <w:p w14:paraId="7985603E" w14:textId="66297D73" w:rsidR="00D721DD" w:rsidRDefault="00D721DD">
      <w:r>
        <w:rPr>
          <w:noProof/>
        </w:rPr>
        <w:drawing>
          <wp:inline distT="0" distB="0" distL="0" distR="0" wp14:anchorId="79B95112" wp14:editId="0AC7117D">
            <wp:extent cx="5946155" cy="3307080"/>
            <wp:effectExtent l="0" t="0" r="0" b="7620"/>
            <wp:docPr id="49893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3222" name="Picture 49893222"/>
                    <pic:cNvPicPr/>
                  </pic:nvPicPr>
                  <pic:blipFill>
                    <a:blip r:embed="rId18">
                      <a:extLst>
                        <a:ext uri="{28A0092B-C50C-407E-A947-70E740481C1C}">
                          <a14:useLocalDpi xmlns:a14="http://schemas.microsoft.com/office/drawing/2010/main" val="0"/>
                        </a:ext>
                      </a:extLst>
                    </a:blip>
                    <a:stretch>
                      <a:fillRect/>
                    </a:stretch>
                  </pic:blipFill>
                  <pic:spPr>
                    <a:xfrm>
                      <a:off x="0" y="0"/>
                      <a:ext cx="5977691" cy="3324619"/>
                    </a:xfrm>
                    <a:prstGeom prst="rect">
                      <a:avLst/>
                    </a:prstGeom>
                  </pic:spPr>
                </pic:pic>
              </a:graphicData>
            </a:graphic>
          </wp:inline>
        </w:drawing>
      </w:r>
    </w:p>
    <w:p w14:paraId="7CD0F40B" w14:textId="77777777" w:rsidR="00C0140B" w:rsidRDefault="00C0140B"/>
    <w:p w14:paraId="02FC7C0B" w14:textId="3190F7E1" w:rsidR="0034003B" w:rsidRDefault="00CD5F85">
      <w:r>
        <w:rPr>
          <w:noProof/>
        </w:rPr>
        <w:drawing>
          <wp:inline distT="0" distB="0" distL="0" distR="0" wp14:anchorId="218243AA" wp14:editId="1040429E">
            <wp:extent cx="5731510" cy="3604895"/>
            <wp:effectExtent l="0" t="0" r="2540" b="0"/>
            <wp:docPr id="453715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15817" name="Picture 453715817"/>
                    <pic:cNvPicPr/>
                  </pic:nvPicPr>
                  <pic:blipFill>
                    <a:blip r:embed="rId19">
                      <a:extLst>
                        <a:ext uri="{28A0092B-C50C-407E-A947-70E740481C1C}">
                          <a14:useLocalDpi xmlns:a14="http://schemas.microsoft.com/office/drawing/2010/main" val="0"/>
                        </a:ext>
                      </a:extLst>
                    </a:blip>
                    <a:stretch>
                      <a:fillRect/>
                    </a:stretch>
                  </pic:blipFill>
                  <pic:spPr>
                    <a:xfrm>
                      <a:off x="0" y="0"/>
                      <a:ext cx="5731510" cy="3604895"/>
                    </a:xfrm>
                    <a:prstGeom prst="rect">
                      <a:avLst/>
                    </a:prstGeom>
                  </pic:spPr>
                </pic:pic>
              </a:graphicData>
            </a:graphic>
          </wp:inline>
        </w:drawing>
      </w:r>
    </w:p>
    <w:p w14:paraId="5ADE8B11" w14:textId="4B7FC47B" w:rsidR="00CD5F85" w:rsidRDefault="00CD5F85">
      <w:r>
        <w:rPr>
          <w:noProof/>
        </w:rPr>
        <w:lastRenderedPageBreak/>
        <w:drawing>
          <wp:inline distT="0" distB="0" distL="0" distR="0" wp14:anchorId="7FA18642" wp14:editId="0DB51FF1">
            <wp:extent cx="5731510" cy="3589655"/>
            <wp:effectExtent l="0" t="0" r="2540" b="0"/>
            <wp:docPr id="1546424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4569" name="Picture 1546424569"/>
                    <pic:cNvPicPr/>
                  </pic:nvPicPr>
                  <pic:blipFill>
                    <a:blip r:embed="rId20">
                      <a:extLst>
                        <a:ext uri="{28A0092B-C50C-407E-A947-70E740481C1C}">
                          <a14:useLocalDpi xmlns:a14="http://schemas.microsoft.com/office/drawing/2010/main" val="0"/>
                        </a:ext>
                      </a:extLst>
                    </a:blip>
                    <a:stretch>
                      <a:fillRect/>
                    </a:stretch>
                  </pic:blipFill>
                  <pic:spPr>
                    <a:xfrm>
                      <a:off x="0" y="0"/>
                      <a:ext cx="5731510" cy="3589655"/>
                    </a:xfrm>
                    <a:prstGeom prst="rect">
                      <a:avLst/>
                    </a:prstGeom>
                  </pic:spPr>
                </pic:pic>
              </a:graphicData>
            </a:graphic>
          </wp:inline>
        </w:drawing>
      </w:r>
    </w:p>
    <w:p w14:paraId="54BC1FF9" w14:textId="77777777" w:rsidR="0034003B" w:rsidRDefault="0034003B"/>
    <w:p w14:paraId="7E497E8E" w14:textId="01DCC207" w:rsidR="0034003B" w:rsidRDefault="00AF5C58">
      <w:r>
        <w:rPr>
          <w:noProof/>
        </w:rPr>
        <w:drawing>
          <wp:inline distT="0" distB="0" distL="0" distR="0" wp14:anchorId="0D0C28F0" wp14:editId="37306ACB">
            <wp:extent cx="5731510" cy="3611880"/>
            <wp:effectExtent l="0" t="0" r="2540" b="7620"/>
            <wp:docPr id="434237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37351" name="Picture 434237351"/>
                    <pic:cNvPicPr/>
                  </pic:nvPicPr>
                  <pic:blipFill>
                    <a:blip r:embed="rId21">
                      <a:extLst>
                        <a:ext uri="{28A0092B-C50C-407E-A947-70E740481C1C}">
                          <a14:useLocalDpi xmlns:a14="http://schemas.microsoft.com/office/drawing/2010/main" val="0"/>
                        </a:ext>
                      </a:extLst>
                    </a:blip>
                    <a:stretch>
                      <a:fillRect/>
                    </a:stretch>
                  </pic:blipFill>
                  <pic:spPr>
                    <a:xfrm>
                      <a:off x="0" y="0"/>
                      <a:ext cx="5731510" cy="3611880"/>
                    </a:xfrm>
                    <a:prstGeom prst="rect">
                      <a:avLst/>
                    </a:prstGeom>
                  </pic:spPr>
                </pic:pic>
              </a:graphicData>
            </a:graphic>
          </wp:inline>
        </w:drawing>
      </w:r>
    </w:p>
    <w:p w14:paraId="7AE5590D" w14:textId="77777777" w:rsidR="0034003B" w:rsidRDefault="0034003B"/>
    <w:p w14:paraId="0E9B1FF6" w14:textId="77EC03BD" w:rsidR="00AF5C58" w:rsidRDefault="00AF5C58">
      <w:r>
        <w:rPr>
          <w:noProof/>
        </w:rPr>
        <w:lastRenderedPageBreak/>
        <w:drawing>
          <wp:inline distT="0" distB="0" distL="0" distR="0" wp14:anchorId="34586511" wp14:editId="2C511FC9">
            <wp:extent cx="5731510" cy="2900045"/>
            <wp:effectExtent l="0" t="0" r="2540" b="0"/>
            <wp:docPr id="1646643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43539" name="Picture 1646643539"/>
                    <pic:cNvPicPr/>
                  </pic:nvPicPr>
                  <pic:blipFill>
                    <a:blip r:embed="rId22">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p>
    <w:p w14:paraId="6A896BEE" w14:textId="77777777" w:rsidR="00C0140B" w:rsidRDefault="00C0140B"/>
    <w:p w14:paraId="26F890F6" w14:textId="77777777" w:rsidR="00D35511" w:rsidRDefault="00D35511"/>
    <w:p w14:paraId="68B8EE92" w14:textId="77777777" w:rsidR="00D35511" w:rsidRDefault="00D35511"/>
    <w:p w14:paraId="7456369E" w14:textId="77777777" w:rsidR="00D35511" w:rsidRDefault="00D35511"/>
    <w:p w14:paraId="313A3EB1" w14:textId="77777777" w:rsidR="00D35511" w:rsidRDefault="00D35511"/>
    <w:p w14:paraId="351E92EC" w14:textId="77777777" w:rsidR="00D35511" w:rsidRDefault="00D35511"/>
    <w:p w14:paraId="54CD01EA" w14:textId="77777777" w:rsidR="00D35511" w:rsidRDefault="00D35511"/>
    <w:p w14:paraId="485A069B" w14:textId="77777777" w:rsidR="00D35511" w:rsidRDefault="00D35511"/>
    <w:p w14:paraId="0F375504" w14:textId="77777777" w:rsidR="00D35511" w:rsidRDefault="00D35511"/>
    <w:p w14:paraId="22993171" w14:textId="77777777" w:rsidR="00D35511" w:rsidRDefault="00D35511"/>
    <w:p w14:paraId="2F598937" w14:textId="77777777" w:rsidR="00D35511" w:rsidRDefault="00D35511"/>
    <w:p w14:paraId="0DA66486" w14:textId="77777777" w:rsidR="00D35511" w:rsidRDefault="00D35511"/>
    <w:p w14:paraId="7D2FD2B4" w14:textId="77777777" w:rsidR="00D35511" w:rsidRDefault="00D35511"/>
    <w:p w14:paraId="2C5D852D" w14:textId="77777777" w:rsidR="00D35511" w:rsidRDefault="00D35511"/>
    <w:p w14:paraId="74275634" w14:textId="77777777" w:rsidR="00D35511" w:rsidRDefault="00D35511"/>
    <w:p w14:paraId="6D63236F" w14:textId="77777777" w:rsidR="00D35511" w:rsidRDefault="00D35511"/>
    <w:p w14:paraId="098A99CB" w14:textId="77777777" w:rsidR="00D35511" w:rsidRDefault="00D35511"/>
    <w:p w14:paraId="596B5181" w14:textId="77777777" w:rsidR="00D35511" w:rsidRDefault="00D35511"/>
    <w:p w14:paraId="1F625009" w14:textId="77777777" w:rsidR="00D35511" w:rsidRDefault="00D35511"/>
    <w:p w14:paraId="6EBCB803" w14:textId="77777777" w:rsidR="00D35511" w:rsidRDefault="00D35511"/>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Change w:id="43" w:author="Erick Silva" w:date="2026-10-18T15:26:00Z">
          <w:tblPr>
            <w:tblStyle w:val="TableGrid"/>
            <w:tblW w:w="0" w:type="nil"/>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PrChange>
      </w:tblPr>
      <w:tblGrid>
        <w:gridCol w:w="2274"/>
        <w:gridCol w:w="2342"/>
        <w:gridCol w:w="2274"/>
        <w:gridCol w:w="2120"/>
        <w:tblGridChange w:id="44">
          <w:tblGrid>
            <w:gridCol w:w="2254"/>
            <w:gridCol w:w="20"/>
            <w:gridCol w:w="2234"/>
            <w:gridCol w:w="108"/>
            <w:gridCol w:w="2146"/>
            <w:gridCol w:w="128"/>
            <w:gridCol w:w="2120"/>
            <w:gridCol w:w="6"/>
          </w:tblGrid>
        </w:tblGridChange>
      </w:tblGrid>
      <w:tr w:rsidR="22C851DA" w14:paraId="5750D531" w14:textId="77777777" w:rsidTr="22C851DA">
        <w:trPr>
          <w:trHeight w:val="300"/>
          <w:trPrChange w:id="45" w:author="Erick Silva" w:date="2026-10-18T15:26:00Z">
            <w:trPr>
              <w:trHeight w:val="300"/>
            </w:trPr>
          </w:trPrChange>
        </w:trPr>
        <w:tc>
          <w:tcPr>
            <w:tcW w:w="2415" w:type="dxa"/>
            <w:tcMar>
              <w:left w:w="105" w:type="dxa"/>
              <w:right w:w="105" w:type="dxa"/>
            </w:tcMar>
            <w:tcPrChange w:id="46" w:author="Erick Silva" w:date="2026-10-18T15:26:00Z">
              <w:tcPr>
                <w:tcW w:w="2254" w:type="dxa"/>
              </w:tcPr>
            </w:tcPrChange>
          </w:tcPr>
          <w:p w14:paraId="062F5F4B" w14:textId="5A1A6A9D" w:rsidR="22C851DA" w:rsidRDefault="22C851DA">
            <w:pPr>
              <w:rPr>
                <w:color w:val="000000" w:themeColor="text1"/>
              </w:rPr>
            </w:pPr>
            <w:r w:rsidRPr="22C851DA">
              <w:rPr>
                <w:b/>
                <w:bCs/>
                <w:color w:val="000000" w:themeColor="text1"/>
              </w:rPr>
              <w:lastRenderedPageBreak/>
              <w:t>AI competence</w:t>
            </w:r>
          </w:p>
        </w:tc>
        <w:tc>
          <w:tcPr>
            <w:tcW w:w="2475" w:type="dxa"/>
            <w:tcMar>
              <w:left w:w="105" w:type="dxa"/>
              <w:right w:w="105" w:type="dxa"/>
            </w:tcMar>
            <w:tcPrChange w:id="47" w:author="Erick Silva" w:date="2026-10-18T15:26:00Z">
              <w:tcPr>
                <w:tcW w:w="2254" w:type="dxa"/>
                <w:gridSpan w:val="2"/>
              </w:tcPr>
            </w:tcPrChange>
          </w:tcPr>
          <w:p w14:paraId="6008C6F5" w14:textId="2003D55E" w:rsidR="22C851DA" w:rsidRDefault="22C851DA">
            <w:pPr>
              <w:rPr>
                <w:color w:val="000000" w:themeColor="text1"/>
              </w:rPr>
            </w:pPr>
            <w:r w:rsidRPr="22C851DA">
              <w:rPr>
                <w:b/>
                <w:bCs/>
                <w:color w:val="000000" w:themeColor="text1"/>
              </w:rPr>
              <w:t>Reflective prompts (to students)</w:t>
            </w:r>
          </w:p>
        </w:tc>
        <w:tc>
          <w:tcPr>
            <w:tcW w:w="2415" w:type="dxa"/>
            <w:tcMar>
              <w:left w:w="105" w:type="dxa"/>
              <w:right w:w="105" w:type="dxa"/>
            </w:tcMar>
            <w:tcPrChange w:id="48" w:author="Erick Silva" w:date="2026-10-18T15:26:00Z">
              <w:tcPr>
                <w:tcW w:w="2254" w:type="dxa"/>
                <w:gridSpan w:val="2"/>
              </w:tcPr>
            </w:tcPrChange>
          </w:tcPr>
          <w:p w14:paraId="305E6245" w14:textId="789B62EE" w:rsidR="22C851DA" w:rsidRDefault="22C851DA">
            <w:pPr>
              <w:rPr>
                <w:color w:val="000000" w:themeColor="text1"/>
              </w:rPr>
            </w:pPr>
            <w:r w:rsidRPr="22C851DA">
              <w:rPr>
                <w:b/>
                <w:bCs/>
                <w:color w:val="000000" w:themeColor="text1"/>
              </w:rPr>
              <w:t>Lecturer expectations</w:t>
            </w:r>
          </w:p>
        </w:tc>
        <w:tc>
          <w:tcPr>
            <w:tcW w:w="2280" w:type="dxa"/>
            <w:tcMar>
              <w:left w:w="105" w:type="dxa"/>
              <w:right w:w="105" w:type="dxa"/>
            </w:tcMar>
            <w:tcPrChange w:id="49" w:author="Erick Silva" w:date="2026-10-18T15:26:00Z">
              <w:tcPr>
                <w:tcW w:w="2254" w:type="dxa"/>
                <w:gridSpan w:val="3"/>
              </w:tcPr>
            </w:tcPrChange>
          </w:tcPr>
          <w:p w14:paraId="3D4EE621" w14:textId="4EDB5A6F" w:rsidR="22C851DA" w:rsidRDefault="22C851DA">
            <w:pPr>
              <w:rPr>
                <w:color w:val="000000" w:themeColor="text1"/>
              </w:rPr>
            </w:pPr>
            <w:r w:rsidRPr="22C851DA">
              <w:rPr>
                <w:b/>
                <w:bCs/>
                <w:color w:val="000000" w:themeColor="text1"/>
              </w:rPr>
              <w:t>Student response</w:t>
            </w:r>
          </w:p>
        </w:tc>
      </w:tr>
      <w:tr w:rsidR="22C851DA" w14:paraId="35FAE31B" w14:textId="77777777" w:rsidTr="22C851DA">
        <w:trPr>
          <w:trHeight w:val="300"/>
          <w:trPrChange w:id="50" w:author="Erick Silva" w:date="2026-10-18T15:26:00Z">
            <w:trPr>
              <w:trHeight w:val="300"/>
            </w:trPr>
          </w:trPrChange>
        </w:trPr>
        <w:tc>
          <w:tcPr>
            <w:tcW w:w="2415" w:type="dxa"/>
            <w:tcMar>
              <w:left w:w="105" w:type="dxa"/>
              <w:right w:w="105" w:type="dxa"/>
            </w:tcMar>
            <w:tcPrChange w:id="51" w:author="Erick Silva" w:date="2026-10-18T15:26:00Z">
              <w:tcPr>
                <w:tcW w:w="2254" w:type="dxa"/>
              </w:tcPr>
            </w:tcPrChange>
          </w:tcPr>
          <w:p w14:paraId="5C6C8C72" w14:textId="45DEAA2B" w:rsidR="22C851DA" w:rsidRDefault="22C851DA">
            <w:pPr>
              <w:rPr>
                <w:color w:val="000000" w:themeColor="text1"/>
              </w:rPr>
            </w:pPr>
            <w:r w:rsidRPr="22C851DA">
              <w:rPr>
                <w:b/>
                <w:bCs/>
                <w:color w:val="000000" w:themeColor="text1"/>
              </w:rPr>
              <w:t>Delegation</w:t>
            </w:r>
          </w:p>
          <w:p w14:paraId="12B87FDB" w14:textId="18BEDC2B" w:rsidR="22C851DA" w:rsidRDefault="22C851DA">
            <w:pPr>
              <w:rPr>
                <w:color w:val="000000" w:themeColor="text1"/>
              </w:rPr>
            </w:pPr>
            <w:r w:rsidRPr="22C851DA">
              <w:rPr>
                <w:i/>
                <w:iCs/>
                <w:color w:val="000000" w:themeColor="text1"/>
              </w:rPr>
              <w:t>Deciding whether &amp; when to use AI</w:t>
            </w:r>
          </w:p>
        </w:tc>
        <w:tc>
          <w:tcPr>
            <w:tcW w:w="2475" w:type="dxa"/>
            <w:tcMar>
              <w:left w:w="105" w:type="dxa"/>
              <w:right w:w="105" w:type="dxa"/>
            </w:tcMar>
            <w:tcPrChange w:id="52" w:author="Erick Silva" w:date="2026-10-18T15:26:00Z">
              <w:tcPr>
                <w:tcW w:w="2254" w:type="dxa"/>
                <w:gridSpan w:val="2"/>
              </w:tcPr>
            </w:tcPrChange>
          </w:tcPr>
          <w:p w14:paraId="38E2FF2E" w14:textId="0A170109" w:rsidR="22C851DA" w:rsidRDefault="22C851DA">
            <w:pPr>
              <w:rPr>
                <w:color w:val="000000" w:themeColor="text1"/>
              </w:rPr>
            </w:pPr>
            <w:r w:rsidRPr="22C851DA">
              <w:rPr>
                <w:color w:val="000000" w:themeColor="text1"/>
              </w:rPr>
              <w:t>Identify the specific tasks in this assessment where you chose to use AI, and explain your reasoning. Where did AI add value? Where did you decide not to use it, and why?</w:t>
            </w:r>
          </w:p>
        </w:tc>
        <w:tc>
          <w:tcPr>
            <w:tcW w:w="2415" w:type="dxa"/>
            <w:tcMar>
              <w:left w:w="105" w:type="dxa"/>
              <w:right w:w="105" w:type="dxa"/>
            </w:tcMar>
            <w:tcPrChange w:id="53" w:author="Erick Silva" w:date="2026-10-18T15:26:00Z">
              <w:tcPr>
                <w:tcW w:w="2254" w:type="dxa"/>
                <w:gridSpan w:val="2"/>
              </w:tcPr>
            </w:tcPrChange>
          </w:tcPr>
          <w:p w14:paraId="431252FE" w14:textId="797924EC" w:rsidR="22C851DA" w:rsidRDefault="22C851DA">
            <w:pPr>
              <w:rPr>
                <w:color w:val="000000" w:themeColor="text1"/>
                <w:sz w:val="20"/>
                <w:szCs w:val="20"/>
              </w:rPr>
            </w:pPr>
          </w:p>
          <w:p w14:paraId="383F326A" w14:textId="7BDFB379" w:rsidR="22C851DA" w:rsidRDefault="22C851DA">
            <w:pPr>
              <w:rPr>
                <w:color w:val="000000" w:themeColor="text1"/>
                <w:sz w:val="20"/>
                <w:szCs w:val="20"/>
              </w:rPr>
            </w:pPr>
            <w:r w:rsidRPr="22C851DA">
              <w:rPr>
                <w:color w:val="000000" w:themeColor="text1"/>
                <w:sz w:val="20"/>
                <w:szCs w:val="20"/>
              </w:rPr>
              <w:t>You may use AI to support your learning and development of the application. Clearly identify where you used AI and where you completed the work independently.</w:t>
            </w:r>
          </w:p>
          <w:p w14:paraId="4120345B" w14:textId="08D82AB8" w:rsidR="22C851DA" w:rsidRDefault="22C851DA">
            <w:pPr>
              <w:rPr>
                <w:color w:val="000000" w:themeColor="text1"/>
                <w:sz w:val="20"/>
                <w:szCs w:val="20"/>
              </w:rPr>
            </w:pPr>
          </w:p>
          <w:p w14:paraId="68DF2C02" w14:textId="003BECF3" w:rsidR="22C851DA" w:rsidRDefault="22C851DA">
            <w:pPr>
              <w:rPr>
                <w:color w:val="000000" w:themeColor="text1"/>
                <w:sz w:val="20"/>
                <w:szCs w:val="20"/>
              </w:rPr>
            </w:pPr>
          </w:p>
          <w:p w14:paraId="1A43C056" w14:textId="398F1681" w:rsidR="22C851DA" w:rsidRDefault="22C851DA">
            <w:pPr>
              <w:pStyle w:val="ListParagraph"/>
              <w:numPr>
                <w:ilvl w:val="0"/>
                <w:numId w:val="3"/>
              </w:numPr>
              <w:ind w:left="403"/>
              <w:rPr>
                <w:color w:val="545454"/>
                <w:sz w:val="20"/>
                <w:szCs w:val="20"/>
              </w:rPr>
              <w:pPrChange w:id="54" w:author="Erick Silva" w:date="2026-10-18T15:26:00Z">
                <w:pPr/>
              </w:pPrChange>
            </w:pPr>
          </w:p>
        </w:tc>
        <w:tc>
          <w:tcPr>
            <w:tcW w:w="2280" w:type="dxa"/>
            <w:tcMar>
              <w:left w:w="105" w:type="dxa"/>
              <w:right w:w="105" w:type="dxa"/>
            </w:tcMar>
            <w:tcPrChange w:id="55" w:author="Erick Silva" w:date="2026-10-18T15:26:00Z">
              <w:tcPr>
                <w:tcW w:w="2254" w:type="dxa"/>
                <w:gridSpan w:val="3"/>
              </w:tcPr>
            </w:tcPrChange>
          </w:tcPr>
          <w:p w14:paraId="655372B8" w14:textId="487FC58E" w:rsidR="26DCA58D" w:rsidRDefault="26DCA58D">
            <w:pPr>
              <w:rPr>
                <w:color w:val="000000" w:themeColor="text1"/>
                <w:sz w:val="20"/>
                <w:szCs w:val="20"/>
              </w:rPr>
            </w:pPr>
            <w:r w:rsidRPr="22C851DA">
              <w:rPr>
                <w:color w:val="000000" w:themeColor="text1"/>
                <w:sz w:val="20"/>
                <w:szCs w:val="20"/>
              </w:rPr>
              <w:t>For while,</w:t>
            </w:r>
            <w:r w:rsidR="39773154" w:rsidRPr="22C851DA">
              <w:rPr>
                <w:color w:val="000000" w:themeColor="text1"/>
                <w:sz w:val="20"/>
                <w:szCs w:val="20"/>
              </w:rPr>
              <w:t xml:space="preserve"> </w:t>
            </w:r>
            <w:r w:rsidR="66D4F3D6" w:rsidRPr="22C851DA">
              <w:rPr>
                <w:color w:val="000000" w:themeColor="text1"/>
                <w:sz w:val="20"/>
                <w:szCs w:val="20"/>
              </w:rPr>
              <w:t>I</w:t>
            </w:r>
            <w:r w:rsidR="39773154" w:rsidRPr="22C851DA">
              <w:rPr>
                <w:color w:val="000000" w:themeColor="text1"/>
                <w:sz w:val="20"/>
                <w:szCs w:val="20"/>
              </w:rPr>
              <w:t xml:space="preserve"> used it</w:t>
            </w:r>
            <w:r w:rsidRPr="22C851DA">
              <w:rPr>
                <w:color w:val="000000" w:themeColor="text1"/>
                <w:sz w:val="20"/>
                <w:szCs w:val="20"/>
              </w:rPr>
              <w:t xml:space="preserve"> just to explain</w:t>
            </w:r>
            <w:r w:rsidR="0112F94C" w:rsidRPr="22C851DA">
              <w:rPr>
                <w:color w:val="000000" w:themeColor="text1"/>
                <w:sz w:val="20"/>
                <w:szCs w:val="20"/>
              </w:rPr>
              <w:t xml:space="preserve"> </w:t>
            </w:r>
            <w:r w:rsidR="0091115E" w:rsidRPr="22C851DA">
              <w:rPr>
                <w:color w:val="000000" w:themeColor="text1"/>
                <w:sz w:val="20"/>
                <w:szCs w:val="20"/>
              </w:rPr>
              <w:t>Harvard</w:t>
            </w:r>
            <w:r w:rsidR="3A9C3305" w:rsidRPr="22C851DA">
              <w:rPr>
                <w:color w:val="000000" w:themeColor="text1"/>
                <w:sz w:val="20"/>
                <w:szCs w:val="20"/>
              </w:rPr>
              <w:t xml:space="preserve"> </w:t>
            </w:r>
            <w:r w:rsidR="0112F94C" w:rsidRPr="22C851DA">
              <w:rPr>
                <w:color w:val="000000" w:themeColor="text1"/>
                <w:sz w:val="20"/>
                <w:szCs w:val="20"/>
              </w:rPr>
              <w:t>references</w:t>
            </w:r>
            <w:r w:rsidRPr="22C851DA">
              <w:rPr>
                <w:color w:val="000000" w:themeColor="text1"/>
                <w:sz w:val="20"/>
                <w:szCs w:val="20"/>
              </w:rPr>
              <w:t xml:space="preserve"> to me and check</w:t>
            </w:r>
            <w:r w:rsidR="29050960" w:rsidRPr="22C851DA">
              <w:rPr>
                <w:color w:val="000000" w:themeColor="text1"/>
                <w:sz w:val="20"/>
                <w:szCs w:val="20"/>
              </w:rPr>
              <w:t xml:space="preserve"> </w:t>
            </w:r>
            <w:r w:rsidR="0091115E" w:rsidRPr="22C851DA">
              <w:rPr>
                <w:color w:val="000000" w:themeColor="text1"/>
                <w:sz w:val="20"/>
                <w:szCs w:val="20"/>
              </w:rPr>
              <w:t>whether</w:t>
            </w:r>
            <w:r w:rsidRPr="22C851DA">
              <w:rPr>
                <w:color w:val="000000" w:themeColor="text1"/>
                <w:sz w:val="20"/>
                <w:szCs w:val="20"/>
              </w:rPr>
              <w:t xml:space="preserve"> dataset</w:t>
            </w:r>
            <w:r w:rsidR="2168061C" w:rsidRPr="22C851DA">
              <w:rPr>
                <w:color w:val="000000" w:themeColor="text1"/>
                <w:sz w:val="20"/>
                <w:szCs w:val="20"/>
              </w:rPr>
              <w:t xml:space="preserve">s and websites are </w:t>
            </w:r>
            <w:r w:rsidR="6F00709E" w:rsidRPr="22C851DA">
              <w:rPr>
                <w:color w:val="000000" w:themeColor="text1"/>
                <w:sz w:val="20"/>
                <w:szCs w:val="20"/>
              </w:rPr>
              <w:t>reliable</w:t>
            </w:r>
            <w:r w:rsidR="2168061C" w:rsidRPr="22C851DA">
              <w:rPr>
                <w:color w:val="000000" w:themeColor="text1"/>
                <w:sz w:val="20"/>
                <w:szCs w:val="20"/>
              </w:rPr>
              <w:t>.</w:t>
            </w:r>
          </w:p>
        </w:tc>
      </w:tr>
      <w:tr w:rsidR="22C851DA" w14:paraId="360FBFAE" w14:textId="77777777" w:rsidTr="22C851DA">
        <w:trPr>
          <w:trHeight w:val="300"/>
          <w:trPrChange w:id="56" w:author="Erick Silva" w:date="2026-10-18T15:26:00Z">
            <w:trPr>
              <w:trHeight w:val="300"/>
            </w:trPr>
          </w:trPrChange>
        </w:trPr>
        <w:tc>
          <w:tcPr>
            <w:tcW w:w="2415" w:type="dxa"/>
            <w:tcMar>
              <w:left w:w="105" w:type="dxa"/>
              <w:right w:w="105" w:type="dxa"/>
            </w:tcMar>
            <w:tcPrChange w:id="57" w:author="Erick Silva" w:date="2026-10-18T15:26:00Z">
              <w:tcPr>
                <w:tcW w:w="2254" w:type="dxa"/>
              </w:tcPr>
            </w:tcPrChange>
          </w:tcPr>
          <w:p w14:paraId="09246562" w14:textId="4B2D7B78" w:rsidR="22C851DA" w:rsidRDefault="22C851DA">
            <w:pPr>
              <w:rPr>
                <w:color w:val="000000" w:themeColor="text1"/>
              </w:rPr>
            </w:pPr>
            <w:r w:rsidRPr="22C851DA">
              <w:rPr>
                <w:b/>
                <w:bCs/>
                <w:color w:val="000000" w:themeColor="text1"/>
              </w:rPr>
              <w:t>Description</w:t>
            </w:r>
          </w:p>
          <w:p w14:paraId="7E827DD9" w14:textId="3E861E02" w:rsidR="22C851DA" w:rsidRDefault="22C851DA">
            <w:pPr>
              <w:rPr>
                <w:color w:val="000000" w:themeColor="text1"/>
              </w:rPr>
            </w:pPr>
            <w:r w:rsidRPr="22C851DA">
              <w:rPr>
                <w:i/>
                <w:iCs/>
                <w:color w:val="000000" w:themeColor="text1"/>
              </w:rPr>
              <w:t>How you prompted the AI</w:t>
            </w:r>
          </w:p>
        </w:tc>
        <w:tc>
          <w:tcPr>
            <w:tcW w:w="2475" w:type="dxa"/>
            <w:tcMar>
              <w:left w:w="105" w:type="dxa"/>
              <w:right w:w="105" w:type="dxa"/>
            </w:tcMar>
            <w:tcPrChange w:id="58" w:author="Erick Silva" w:date="2026-10-18T15:26:00Z">
              <w:tcPr>
                <w:tcW w:w="2254" w:type="dxa"/>
                <w:gridSpan w:val="2"/>
              </w:tcPr>
            </w:tcPrChange>
          </w:tcPr>
          <w:p w14:paraId="71A1399B" w14:textId="33E1A471" w:rsidR="22C851DA" w:rsidRDefault="22C851DA">
            <w:pPr>
              <w:rPr>
                <w:color w:val="000000" w:themeColor="text1"/>
              </w:rPr>
            </w:pPr>
            <w:r w:rsidRPr="22C851DA">
              <w:rPr>
                <w:color w:val="000000" w:themeColor="text1"/>
              </w:rPr>
              <w:t>Include the exact prompts you used in your appendix (recorded on the AI Tools declaration). Reflect on how you communicated your goals to the AI — did you need to iterate or refine your prompts to get useful output?</w:t>
            </w:r>
          </w:p>
        </w:tc>
        <w:tc>
          <w:tcPr>
            <w:tcW w:w="2415" w:type="dxa"/>
            <w:tcMar>
              <w:left w:w="105" w:type="dxa"/>
              <w:right w:w="105" w:type="dxa"/>
            </w:tcMar>
            <w:tcPrChange w:id="59" w:author="Erick Silva" w:date="2026-10-18T15:26:00Z">
              <w:tcPr>
                <w:tcW w:w="2254" w:type="dxa"/>
                <w:gridSpan w:val="2"/>
              </w:tcPr>
            </w:tcPrChange>
          </w:tcPr>
          <w:p w14:paraId="47AE7761" w14:textId="68619859" w:rsidR="22C851DA" w:rsidRDefault="22C851DA">
            <w:pPr>
              <w:rPr>
                <w:color w:val="000000" w:themeColor="text1"/>
                <w:sz w:val="20"/>
                <w:szCs w:val="20"/>
              </w:rPr>
            </w:pPr>
            <w:r w:rsidRPr="22C851DA">
              <w:rPr>
                <w:color w:val="000000" w:themeColor="text1"/>
                <w:sz w:val="20"/>
                <w:szCs w:val="20"/>
              </w:rPr>
              <w:t>You must provide the exact prompts and relevant AI outputs used during the development of your application.</w:t>
            </w:r>
          </w:p>
          <w:p w14:paraId="1EAD25C5" w14:textId="0AD32E21" w:rsidR="22C851DA" w:rsidRDefault="22C851DA">
            <w:pPr>
              <w:rPr>
                <w:color w:val="000000" w:themeColor="text1"/>
                <w:sz w:val="20"/>
                <w:szCs w:val="20"/>
              </w:rPr>
            </w:pPr>
          </w:p>
          <w:p w14:paraId="52BD3CE3" w14:textId="6E74BA0A" w:rsidR="22C851DA" w:rsidRDefault="22C851DA">
            <w:pPr>
              <w:rPr>
                <w:color w:val="000000" w:themeColor="text1"/>
                <w:sz w:val="20"/>
                <w:szCs w:val="20"/>
              </w:rPr>
            </w:pPr>
          </w:p>
          <w:p w14:paraId="05371759" w14:textId="2BE70277" w:rsidR="22C851DA" w:rsidRDefault="22C851DA">
            <w:pPr>
              <w:rPr>
                <w:color w:val="000000" w:themeColor="text1"/>
                <w:sz w:val="20"/>
                <w:szCs w:val="20"/>
              </w:rPr>
            </w:pPr>
          </w:p>
          <w:p w14:paraId="6964CE26" w14:textId="569F27CA" w:rsidR="22C851DA" w:rsidRDefault="22C851DA">
            <w:pPr>
              <w:rPr>
                <w:color w:val="000000" w:themeColor="text1"/>
                <w:sz w:val="20"/>
                <w:szCs w:val="20"/>
              </w:rPr>
            </w:pPr>
          </w:p>
        </w:tc>
        <w:tc>
          <w:tcPr>
            <w:tcW w:w="2280" w:type="dxa"/>
            <w:tcMar>
              <w:left w:w="105" w:type="dxa"/>
              <w:right w:w="105" w:type="dxa"/>
            </w:tcMar>
            <w:tcPrChange w:id="60" w:author="Erick Silva" w:date="2026-10-18T15:26:00Z">
              <w:tcPr>
                <w:tcW w:w="2254" w:type="dxa"/>
                <w:gridSpan w:val="3"/>
              </w:tcPr>
            </w:tcPrChange>
          </w:tcPr>
          <w:p w14:paraId="6DE8F31F" w14:textId="4915F5BD" w:rsidR="6BB4D00E" w:rsidRDefault="6BB4D00E" w:rsidP="22C851DA">
            <w:pPr>
              <w:rPr>
                <w:color w:val="000000" w:themeColor="text1"/>
                <w:sz w:val="20"/>
                <w:szCs w:val="20"/>
              </w:rPr>
            </w:pPr>
            <w:r w:rsidRPr="22C851DA">
              <w:rPr>
                <w:color w:val="000000" w:themeColor="text1"/>
                <w:sz w:val="20"/>
                <w:szCs w:val="20"/>
              </w:rPr>
              <w:t>Printed image on top.</w:t>
            </w:r>
          </w:p>
          <w:p w14:paraId="2FC54C0F" w14:textId="7B7D56AF" w:rsidR="22C851DA" w:rsidRDefault="22C851DA">
            <w:pPr>
              <w:rPr>
                <w:color w:val="000000" w:themeColor="text1"/>
                <w:sz w:val="20"/>
                <w:szCs w:val="20"/>
              </w:rPr>
            </w:pPr>
          </w:p>
          <w:p w14:paraId="2D31896D" w14:textId="7B28BCCF" w:rsidR="22C851DA" w:rsidRDefault="22C851DA">
            <w:pPr>
              <w:rPr>
                <w:color w:val="000000" w:themeColor="text1"/>
                <w:sz w:val="20"/>
                <w:szCs w:val="20"/>
              </w:rPr>
            </w:pPr>
          </w:p>
        </w:tc>
      </w:tr>
      <w:tr w:rsidR="22C851DA" w14:paraId="4E742A8B" w14:textId="77777777" w:rsidTr="22C851DA">
        <w:trPr>
          <w:trHeight w:val="300"/>
          <w:trPrChange w:id="61" w:author="Erick Silva" w:date="2026-10-18T15:26:00Z">
            <w:trPr>
              <w:trHeight w:val="300"/>
            </w:trPr>
          </w:trPrChange>
        </w:trPr>
        <w:tc>
          <w:tcPr>
            <w:tcW w:w="2415" w:type="dxa"/>
            <w:tcMar>
              <w:left w:w="105" w:type="dxa"/>
              <w:right w:w="105" w:type="dxa"/>
            </w:tcMar>
            <w:tcPrChange w:id="62" w:author="Erick Silva" w:date="2026-10-18T15:26:00Z">
              <w:tcPr>
                <w:tcW w:w="2254" w:type="dxa"/>
              </w:tcPr>
            </w:tcPrChange>
          </w:tcPr>
          <w:p w14:paraId="497621B2" w14:textId="07B85112" w:rsidR="22C851DA" w:rsidRDefault="22C851DA">
            <w:pPr>
              <w:rPr>
                <w:color w:val="000000" w:themeColor="text1"/>
              </w:rPr>
            </w:pPr>
            <w:r w:rsidRPr="22C851DA">
              <w:rPr>
                <w:b/>
                <w:bCs/>
                <w:color w:val="000000" w:themeColor="text1"/>
              </w:rPr>
              <w:t>Discernment</w:t>
            </w:r>
          </w:p>
          <w:p w14:paraId="31CCC710" w14:textId="4FAC4D2B" w:rsidR="22C851DA" w:rsidRDefault="22C851DA">
            <w:pPr>
              <w:rPr>
                <w:color w:val="000000" w:themeColor="text1"/>
              </w:rPr>
            </w:pPr>
            <w:r w:rsidRPr="22C851DA">
              <w:rPr>
                <w:i/>
                <w:iCs/>
                <w:color w:val="000000" w:themeColor="text1"/>
              </w:rPr>
              <w:t>Evaluating what the AI produced</w:t>
            </w:r>
          </w:p>
        </w:tc>
        <w:tc>
          <w:tcPr>
            <w:tcW w:w="2475" w:type="dxa"/>
            <w:tcMar>
              <w:left w:w="105" w:type="dxa"/>
              <w:right w:w="105" w:type="dxa"/>
            </w:tcMar>
            <w:tcPrChange w:id="63" w:author="Erick Silva" w:date="2026-10-18T15:26:00Z">
              <w:tcPr>
                <w:tcW w:w="2254" w:type="dxa"/>
                <w:gridSpan w:val="2"/>
              </w:tcPr>
            </w:tcPrChange>
          </w:tcPr>
          <w:p w14:paraId="0D90D66D" w14:textId="7379000A" w:rsidR="22C851DA" w:rsidRDefault="22C851DA">
            <w:pPr>
              <w:rPr>
                <w:color w:val="000000" w:themeColor="text1"/>
              </w:rPr>
            </w:pPr>
            <w:r w:rsidRPr="22C851DA">
              <w:rPr>
                <w:color w:val="000000" w:themeColor="text1"/>
              </w:rPr>
              <w:t>In your reflection, critically evaluate the AI output: what did you accept, modify, or reject — and why? Assess accuracy, relevance, and quality. You are responsible for verifying all AI-generated content before submitting.</w:t>
            </w:r>
          </w:p>
        </w:tc>
        <w:tc>
          <w:tcPr>
            <w:tcW w:w="2415" w:type="dxa"/>
            <w:tcMar>
              <w:left w:w="105" w:type="dxa"/>
              <w:right w:w="105" w:type="dxa"/>
            </w:tcMar>
            <w:tcPrChange w:id="64" w:author="Erick Silva" w:date="2026-10-18T15:26:00Z">
              <w:tcPr>
                <w:tcW w:w="2254" w:type="dxa"/>
                <w:gridSpan w:val="2"/>
              </w:tcPr>
            </w:tcPrChange>
          </w:tcPr>
          <w:p w14:paraId="3AD21089" w14:textId="2B19FD4D" w:rsidR="22C851DA" w:rsidRDefault="22C851DA">
            <w:pPr>
              <w:rPr>
                <w:color w:val="000000" w:themeColor="text1"/>
                <w:sz w:val="20"/>
                <w:szCs w:val="20"/>
              </w:rPr>
            </w:pPr>
          </w:p>
          <w:p w14:paraId="298E3141" w14:textId="1EA8874C" w:rsidR="22C851DA" w:rsidRDefault="22C851DA">
            <w:pPr>
              <w:rPr>
                <w:color w:val="000000" w:themeColor="text1"/>
                <w:sz w:val="20"/>
                <w:szCs w:val="20"/>
              </w:rPr>
            </w:pPr>
            <w:r w:rsidRPr="22C851DA">
              <w:rPr>
                <w:color w:val="000000" w:themeColor="text1"/>
                <w:sz w:val="20"/>
                <w:szCs w:val="20"/>
              </w:rPr>
              <w:t>You are responsible for checking, testing and understanding any AI-generated code or suggestions before using them in your work.</w:t>
            </w:r>
          </w:p>
          <w:p w14:paraId="107A259D" w14:textId="3EAC6FC3" w:rsidR="22C851DA" w:rsidRDefault="22C851DA">
            <w:pPr>
              <w:rPr>
                <w:color w:val="000000" w:themeColor="text1"/>
                <w:sz w:val="20"/>
                <w:szCs w:val="20"/>
              </w:rPr>
            </w:pPr>
          </w:p>
          <w:p w14:paraId="1585D1A3" w14:textId="08ADF052" w:rsidR="22C851DA" w:rsidRDefault="22C851DA">
            <w:pPr>
              <w:rPr>
                <w:color w:val="545454"/>
                <w:sz w:val="20"/>
                <w:szCs w:val="20"/>
              </w:rPr>
            </w:pPr>
          </w:p>
        </w:tc>
        <w:tc>
          <w:tcPr>
            <w:tcW w:w="2280" w:type="dxa"/>
            <w:tcMar>
              <w:left w:w="105" w:type="dxa"/>
              <w:right w:w="105" w:type="dxa"/>
            </w:tcMar>
            <w:tcPrChange w:id="65" w:author="Erick Silva" w:date="2026-10-18T15:26:00Z">
              <w:tcPr>
                <w:tcW w:w="2254" w:type="dxa"/>
                <w:gridSpan w:val="3"/>
              </w:tcPr>
            </w:tcPrChange>
          </w:tcPr>
          <w:p w14:paraId="5E11E6D0" w14:textId="46EBC712" w:rsidR="22C851DA" w:rsidRDefault="22C851DA">
            <w:pPr>
              <w:rPr>
                <w:color w:val="545454"/>
                <w:sz w:val="20"/>
                <w:szCs w:val="20"/>
              </w:rPr>
            </w:pPr>
          </w:p>
          <w:p w14:paraId="37D30EC9" w14:textId="5F6F29BF" w:rsidR="4569AE69" w:rsidRDefault="4569AE69" w:rsidP="22C851DA">
            <w:pPr>
              <w:rPr>
                <w:color w:val="000000" w:themeColor="text1"/>
                <w:sz w:val="20"/>
                <w:szCs w:val="20"/>
              </w:rPr>
            </w:pPr>
            <w:r w:rsidRPr="22C851DA">
              <w:rPr>
                <w:color w:val="000000" w:themeColor="text1"/>
                <w:sz w:val="20"/>
                <w:szCs w:val="20"/>
              </w:rPr>
              <w:t>It was used just to confirm ideas previously known.</w:t>
            </w:r>
          </w:p>
          <w:p w14:paraId="51B6F590" w14:textId="31EAEFA9" w:rsidR="22C851DA" w:rsidRDefault="22C851DA">
            <w:pPr>
              <w:rPr>
                <w:color w:val="545454"/>
                <w:sz w:val="20"/>
                <w:szCs w:val="20"/>
              </w:rPr>
            </w:pPr>
          </w:p>
          <w:p w14:paraId="5F3645A3" w14:textId="442F3774" w:rsidR="22C851DA" w:rsidRDefault="22C851DA">
            <w:pPr>
              <w:rPr>
                <w:color w:val="545454"/>
                <w:sz w:val="20"/>
                <w:szCs w:val="20"/>
              </w:rPr>
            </w:pPr>
          </w:p>
          <w:p w14:paraId="54BBAC35" w14:textId="65B5EDF8" w:rsidR="22C851DA" w:rsidRDefault="22C851DA">
            <w:pPr>
              <w:rPr>
                <w:color w:val="545454"/>
                <w:sz w:val="20"/>
                <w:szCs w:val="20"/>
              </w:rPr>
            </w:pPr>
          </w:p>
        </w:tc>
      </w:tr>
      <w:tr w:rsidR="22C851DA" w14:paraId="014BD684" w14:textId="77777777" w:rsidTr="22C851DA">
        <w:trPr>
          <w:trHeight w:val="3030"/>
          <w:trPrChange w:id="66" w:author="Erick Silva" w:date="2026-10-18T15:26:00Z">
            <w:trPr>
              <w:trHeight w:val="300"/>
            </w:trPr>
          </w:trPrChange>
        </w:trPr>
        <w:tc>
          <w:tcPr>
            <w:tcW w:w="2415" w:type="dxa"/>
            <w:tcMar>
              <w:left w:w="105" w:type="dxa"/>
              <w:right w:w="105" w:type="dxa"/>
            </w:tcMar>
            <w:tcPrChange w:id="67" w:author="Erick Silva" w:date="2026-10-18T15:26:00Z">
              <w:tcPr>
                <w:tcW w:w="2254" w:type="dxa"/>
              </w:tcPr>
            </w:tcPrChange>
          </w:tcPr>
          <w:p w14:paraId="4B1807E5" w14:textId="31EA6099" w:rsidR="22C851DA" w:rsidRDefault="22C851DA">
            <w:pPr>
              <w:rPr>
                <w:color w:val="000000" w:themeColor="text1"/>
              </w:rPr>
            </w:pPr>
            <w:r w:rsidRPr="22C851DA">
              <w:rPr>
                <w:b/>
                <w:bCs/>
                <w:color w:val="000000" w:themeColor="text1"/>
              </w:rPr>
              <w:t>Diligence</w:t>
            </w:r>
          </w:p>
          <w:p w14:paraId="16275A69" w14:textId="50EB43C4" w:rsidR="22C851DA" w:rsidRDefault="22C851DA">
            <w:pPr>
              <w:rPr>
                <w:color w:val="000000" w:themeColor="text1"/>
              </w:rPr>
            </w:pPr>
            <w:r w:rsidRPr="22C851DA">
              <w:rPr>
                <w:i/>
                <w:iCs/>
                <w:color w:val="000000" w:themeColor="text1"/>
              </w:rPr>
              <w:t>Responsibility for your AI use</w:t>
            </w:r>
          </w:p>
        </w:tc>
        <w:tc>
          <w:tcPr>
            <w:tcW w:w="2475" w:type="dxa"/>
            <w:tcMar>
              <w:left w:w="105" w:type="dxa"/>
              <w:right w:w="105" w:type="dxa"/>
            </w:tcMar>
            <w:tcPrChange w:id="68" w:author="Erick Silva" w:date="2026-10-18T15:26:00Z">
              <w:tcPr>
                <w:tcW w:w="2254" w:type="dxa"/>
                <w:gridSpan w:val="2"/>
              </w:tcPr>
            </w:tcPrChange>
          </w:tcPr>
          <w:p w14:paraId="739E4265" w14:textId="09EFCFEB" w:rsidR="22C851DA" w:rsidRDefault="22C851DA">
            <w:pPr>
              <w:rPr>
                <w:color w:val="000000" w:themeColor="text1"/>
              </w:rPr>
            </w:pPr>
            <w:r w:rsidRPr="22C851DA">
              <w:rPr>
                <w:color w:val="000000" w:themeColor="text1"/>
              </w:rPr>
              <w:t>Declare all AI tools used and cite them here. Briefly outline how you considered data protection, copyright, and ethical responsibilities when choosing what to input into any AI system. Unauthorised use is subject to CCT disciplinary procedures.</w:t>
            </w:r>
          </w:p>
        </w:tc>
        <w:tc>
          <w:tcPr>
            <w:tcW w:w="2415" w:type="dxa"/>
            <w:tcMar>
              <w:left w:w="105" w:type="dxa"/>
              <w:right w:w="105" w:type="dxa"/>
            </w:tcMar>
            <w:tcPrChange w:id="69" w:author="Erick Silva" w:date="2026-10-18T15:26:00Z">
              <w:tcPr>
                <w:tcW w:w="2254" w:type="dxa"/>
                <w:gridSpan w:val="2"/>
              </w:tcPr>
            </w:tcPrChange>
          </w:tcPr>
          <w:p w14:paraId="4B58CA53" w14:textId="28B59B89" w:rsidR="22C851DA" w:rsidRDefault="22C851DA">
            <w:pPr>
              <w:rPr>
                <w:color w:val="000000" w:themeColor="text1"/>
                <w:sz w:val="20"/>
                <w:szCs w:val="20"/>
              </w:rPr>
            </w:pPr>
            <w:r w:rsidRPr="22C851DA">
              <w:rPr>
                <w:color w:val="000000" w:themeColor="text1"/>
                <w:sz w:val="20"/>
                <w:szCs w:val="20"/>
              </w:rPr>
              <w:t>Declare all AI tools used. Do not enter personal, confidential or sensitive information into AI tools. Any external sources used should be appropriately referenced.</w:t>
            </w:r>
          </w:p>
          <w:p w14:paraId="1B84343C" w14:textId="5F9359AF" w:rsidR="22C851DA" w:rsidRDefault="22C851DA">
            <w:pPr>
              <w:rPr>
                <w:color w:val="000000" w:themeColor="text1"/>
                <w:sz w:val="20"/>
                <w:szCs w:val="20"/>
              </w:rPr>
            </w:pPr>
          </w:p>
          <w:p w14:paraId="5DCC264A" w14:textId="3C3C97AD" w:rsidR="22C851DA" w:rsidRDefault="22C851DA">
            <w:pPr>
              <w:rPr>
                <w:color w:val="000000" w:themeColor="text1"/>
                <w:sz w:val="20"/>
                <w:szCs w:val="20"/>
              </w:rPr>
            </w:pPr>
          </w:p>
          <w:p w14:paraId="01A0D07F" w14:textId="52B759B2" w:rsidR="22C851DA" w:rsidRDefault="22C851DA">
            <w:pPr>
              <w:ind w:left="403"/>
              <w:rPr>
                <w:color w:val="545454"/>
                <w:sz w:val="20"/>
                <w:szCs w:val="20"/>
              </w:rPr>
              <w:pPrChange w:id="70" w:author="Erick Silva" w:date="2026-10-18T15:26:00Z">
                <w:pPr/>
              </w:pPrChange>
            </w:pPr>
          </w:p>
        </w:tc>
        <w:tc>
          <w:tcPr>
            <w:tcW w:w="2280" w:type="dxa"/>
            <w:tcMar>
              <w:left w:w="105" w:type="dxa"/>
              <w:right w:w="105" w:type="dxa"/>
            </w:tcMar>
            <w:tcPrChange w:id="71" w:author="Erick Silva" w:date="2026-10-18T15:26:00Z">
              <w:tcPr>
                <w:tcW w:w="2254" w:type="dxa"/>
                <w:gridSpan w:val="3"/>
              </w:tcPr>
            </w:tcPrChange>
          </w:tcPr>
          <w:p w14:paraId="20642098" w14:textId="3F63F99B" w:rsidR="7989FF3E" w:rsidRDefault="7989FF3E">
            <w:pPr>
              <w:rPr>
                <w:color w:val="000000" w:themeColor="text1"/>
                <w:sz w:val="20"/>
                <w:szCs w:val="20"/>
              </w:rPr>
            </w:pPr>
            <w:r w:rsidRPr="22C851DA">
              <w:rPr>
                <w:color w:val="000000" w:themeColor="text1"/>
                <w:sz w:val="20"/>
                <w:szCs w:val="20"/>
              </w:rPr>
              <w:t xml:space="preserve">I usually use </w:t>
            </w:r>
            <w:r w:rsidR="0091115E" w:rsidRPr="22C851DA">
              <w:rPr>
                <w:color w:val="000000" w:themeColor="text1"/>
                <w:sz w:val="20"/>
                <w:szCs w:val="20"/>
              </w:rPr>
              <w:t>ChatGPT</w:t>
            </w:r>
            <w:r w:rsidRPr="22C851DA">
              <w:rPr>
                <w:color w:val="000000" w:themeColor="text1"/>
                <w:sz w:val="20"/>
                <w:szCs w:val="20"/>
              </w:rPr>
              <w:t xml:space="preserve"> and </w:t>
            </w:r>
            <w:r w:rsidR="00321395">
              <w:rPr>
                <w:color w:val="000000" w:themeColor="text1"/>
                <w:sz w:val="20"/>
                <w:szCs w:val="20"/>
              </w:rPr>
              <w:t>Grammarly</w:t>
            </w:r>
            <w:r w:rsidR="004D4500">
              <w:rPr>
                <w:color w:val="000000" w:themeColor="text1"/>
                <w:sz w:val="20"/>
                <w:szCs w:val="20"/>
              </w:rPr>
              <w:t>.</w:t>
            </w:r>
            <w:r w:rsidRPr="22C851DA">
              <w:rPr>
                <w:color w:val="000000" w:themeColor="text1"/>
                <w:sz w:val="20"/>
                <w:szCs w:val="20"/>
              </w:rPr>
              <w:t xml:space="preserve"> I open the result and resources to check.</w:t>
            </w:r>
          </w:p>
        </w:tc>
      </w:tr>
    </w:tbl>
    <w:p w14:paraId="245642D7" w14:textId="1FCCB57B" w:rsidR="22C851DA" w:rsidRDefault="22C851DA"/>
    <w:sectPr w:rsidR="22C851DA">
      <w:footerReference w:type="default" r:id="rId2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5A692" w14:textId="77777777" w:rsidR="00B10B4C" w:rsidRDefault="00B10B4C">
      <w:pPr>
        <w:spacing w:after="0" w:line="240" w:lineRule="auto"/>
      </w:pPr>
      <w:r>
        <w:separator/>
      </w:r>
    </w:p>
  </w:endnote>
  <w:endnote w:type="continuationSeparator" w:id="0">
    <w:p w14:paraId="6D69B7C3" w14:textId="77777777" w:rsidR="00B10B4C" w:rsidRDefault="00B10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5B13573-3E01-40ED-8CD3-E0703F310A8D}"/>
    <w:embedBold r:id="rId2" w:fontKey="{8B8AFA40-7443-44FC-8235-A50511C9DE65}"/>
    <w:embedItalic r:id="rId3" w:fontKey="{E89646F0-755D-4B82-8846-385A84D4BF9C}"/>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174CBE40-43E7-4B82-BAC4-4614FB73265F}"/>
  </w:font>
  <w:font w:name="Quattrocento Sans">
    <w:charset w:val="00"/>
    <w:family w:val="swiss"/>
    <w:pitch w:val="variable"/>
    <w:sig w:usb0="800000BF" w:usb1="4000005B" w:usb2="00000000" w:usb3="00000000" w:csb0="00000001" w:csb1="00000000"/>
    <w:embedBold r:id="rId5" w:fontKey="{8862CC78-A41E-4780-A5A9-333606D17B5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embedRegular r:id="rId6" w:fontKey="{1A898083-0698-401C-969D-4D145F6155B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2FFCB" w14:textId="77777777" w:rsidR="00B10B4C" w:rsidRDefault="00B10B4C">
      <w:pPr>
        <w:spacing w:after="0" w:line="240" w:lineRule="auto"/>
      </w:pPr>
      <w:r>
        <w:separator/>
      </w:r>
    </w:p>
  </w:footnote>
  <w:footnote w:type="continuationSeparator" w:id="0">
    <w:p w14:paraId="20D34878" w14:textId="77777777" w:rsidR="00B10B4C" w:rsidRDefault="00B10B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69FAA"/>
    <w:multiLevelType w:val="hybridMultilevel"/>
    <w:tmpl w:val="B3926542"/>
    <w:lvl w:ilvl="0" w:tplc="F1EEFDAA">
      <w:start w:val="1"/>
      <w:numFmt w:val="decimal"/>
      <w:lvlText w:val="%1."/>
      <w:lvlJc w:val="left"/>
      <w:pPr>
        <w:ind w:left="720" w:hanging="360"/>
      </w:pPr>
    </w:lvl>
    <w:lvl w:ilvl="1" w:tplc="E54C407E">
      <w:start w:val="1"/>
      <w:numFmt w:val="lowerLetter"/>
      <w:lvlText w:val="%2."/>
      <w:lvlJc w:val="left"/>
      <w:pPr>
        <w:ind w:left="1440" w:hanging="360"/>
      </w:pPr>
    </w:lvl>
    <w:lvl w:ilvl="2" w:tplc="70D6406E">
      <w:start w:val="1"/>
      <w:numFmt w:val="lowerRoman"/>
      <w:lvlText w:val="%3."/>
      <w:lvlJc w:val="right"/>
      <w:pPr>
        <w:ind w:left="2160" w:hanging="180"/>
      </w:pPr>
    </w:lvl>
    <w:lvl w:ilvl="3" w:tplc="3904CB10">
      <w:start w:val="1"/>
      <w:numFmt w:val="decimal"/>
      <w:lvlText w:val="%4."/>
      <w:lvlJc w:val="left"/>
      <w:pPr>
        <w:ind w:left="2880" w:hanging="360"/>
      </w:pPr>
    </w:lvl>
    <w:lvl w:ilvl="4" w:tplc="E40406F8">
      <w:start w:val="1"/>
      <w:numFmt w:val="lowerLetter"/>
      <w:lvlText w:val="%5."/>
      <w:lvlJc w:val="left"/>
      <w:pPr>
        <w:ind w:left="3600" w:hanging="360"/>
      </w:pPr>
    </w:lvl>
    <w:lvl w:ilvl="5" w:tplc="D20E063C">
      <w:start w:val="1"/>
      <w:numFmt w:val="lowerRoman"/>
      <w:lvlText w:val="%6."/>
      <w:lvlJc w:val="right"/>
      <w:pPr>
        <w:ind w:left="4320" w:hanging="180"/>
      </w:pPr>
    </w:lvl>
    <w:lvl w:ilvl="6" w:tplc="94DE96DC">
      <w:start w:val="1"/>
      <w:numFmt w:val="decimal"/>
      <w:lvlText w:val="%7."/>
      <w:lvlJc w:val="left"/>
      <w:pPr>
        <w:ind w:left="5040" w:hanging="360"/>
      </w:pPr>
    </w:lvl>
    <w:lvl w:ilvl="7" w:tplc="1E20F9CE">
      <w:start w:val="1"/>
      <w:numFmt w:val="lowerLetter"/>
      <w:lvlText w:val="%8."/>
      <w:lvlJc w:val="left"/>
      <w:pPr>
        <w:ind w:left="5760" w:hanging="360"/>
      </w:pPr>
    </w:lvl>
    <w:lvl w:ilvl="8" w:tplc="0A049A18">
      <w:start w:val="1"/>
      <w:numFmt w:val="lowerRoman"/>
      <w:lvlText w:val="%9."/>
      <w:lvlJc w:val="right"/>
      <w:pPr>
        <w:ind w:left="6480" w:hanging="180"/>
      </w:pPr>
    </w:lvl>
  </w:abstractNum>
  <w:abstractNum w:abstractNumId="5" w15:restartNumberingAfterBreak="0">
    <w:nsid w:val="2B31344A"/>
    <w:multiLevelType w:val="hybridMultilevel"/>
    <w:tmpl w:val="4F9CA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F3B4F8"/>
    <w:multiLevelType w:val="hybridMultilevel"/>
    <w:tmpl w:val="463E3EE4"/>
    <w:lvl w:ilvl="0" w:tplc="3BFC9E3C">
      <w:start w:val="1"/>
      <w:numFmt w:val="decimal"/>
      <w:lvlText w:val="%1."/>
      <w:lvlJc w:val="left"/>
      <w:pPr>
        <w:ind w:left="720" w:hanging="360"/>
      </w:pPr>
    </w:lvl>
    <w:lvl w:ilvl="1" w:tplc="0CB242E0">
      <w:start w:val="1"/>
      <w:numFmt w:val="lowerLetter"/>
      <w:lvlText w:val="%2."/>
      <w:lvlJc w:val="left"/>
      <w:pPr>
        <w:ind w:left="1440" w:hanging="360"/>
      </w:pPr>
    </w:lvl>
    <w:lvl w:ilvl="2" w:tplc="E776309C">
      <w:start w:val="1"/>
      <w:numFmt w:val="lowerRoman"/>
      <w:lvlText w:val="%3."/>
      <w:lvlJc w:val="right"/>
      <w:pPr>
        <w:ind w:left="2160" w:hanging="180"/>
      </w:pPr>
    </w:lvl>
    <w:lvl w:ilvl="3" w:tplc="5EF694F2">
      <w:start w:val="1"/>
      <w:numFmt w:val="decimal"/>
      <w:lvlText w:val="%4."/>
      <w:lvlJc w:val="left"/>
      <w:pPr>
        <w:ind w:left="2880" w:hanging="360"/>
      </w:pPr>
    </w:lvl>
    <w:lvl w:ilvl="4" w:tplc="B29C8890">
      <w:start w:val="1"/>
      <w:numFmt w:val="lowerLetter"/>
      <w:lvlText w:val="%5."/>
      <w:lvlJc w:val="left"/>
      <w:pPr>
        <w:ind w:left="3600" w:hanging="360"/>
      </w:pPr>
    </w:lvl>
    <w:lvl w:ilvl="5" w:tplc="7EA630F0">
      <w:start w:val="1"/>
      <w:numFmt w:val="lowerRoman"/>
      <w:lvlText w:val="%6."/>
      <w:lvlJc w:val="right"/>
      <w:pPr>
        <w:ind w:left="4320" w:hanging="180"/>
      </w:pPr>
    </w:lvl>
    <w:lvl w:ilvl="6" w:tplc="E6144FD6">
      <w:start w:val="1"/>
      <w:numFmt w:val="decimal"/>
      <w:lvlText w:val="%7."/>
      <w:lvlJc w:val="left"/>
      <w:pPr>
        <w:ind w:left="5040" w:hanging="360"/>
      </w:pPr>
    </w:lvl>
    <w:lvl w:ilvl="7" w:tplc="2938CFE6">
      <w:start w:val="1"/>
      <w:numFmt w:val="lowerLetter"/>
      <w:lvlText w:val="%8."/>
      <w:lvlJc w:val="left"/>
      <w:pPr>
        <w:ind w:left="5760" w:hanging="360"/>
      </w:pPr>
    </w:lvl>
    <w:lvl w:ilvl="8" w:tplc="43FC86A0">
      <w:start w:val="1"/>
      <w:numFmt w:val="lowerRoman"/>
      <w:lvlText w:val="%9."/>
      <w:lvlJc w:val="right"/>
      <w:pPr>
        <w:ind w:left="6480" w:hanging="180"/>
      </w:pPr>
    </w:lvl>
  </w:abstractNum>
  <w:abstractNum w:abstractNumId="7" w15:restartNumberingAfterBreak="0">
    <w:nsid w:val="6311956E"/>
    <w:multiLevelType w:val="hybridMultilevel"/>
    <w:tmpl w:val="D9E85BE2"/>
    <w:lvl w:ilvl="0" w:tplc="4300A7CC">
      <w:start w:val="1"/>
      <w:numFmt w:val="decimal"/>
      <w:lvlText w:val="%1."/>
      <w:lvlJc w:val="left"/>
      <w:pPr>
        <w:ind w:left="720" w:hanging="360"/>
      </w:pPr>
    </w:lvl>
    <w:lvl w:ilvl="1" w:tplc="E350094C">
      <w:start w:val="1"/>
      <w:numFmt w:val="lowerLetter"/>
      <w:lvlText w:val="%2."/>
      <w:lvlJc w:val="left"/>
      <w:pPr>
        <w:ind w:left="1440" w:hanging="360"/>
      </w:pPr>
    </w:lvl>
    <w:lvl w:ilvl="2" w:tplc="EB70D168">
      <w:start w:val="1"/>
      <w:numFmt w:val="lowerRoman"/>
      <w:lvlText w:val="%3."/>
      <w:lvlJc w:val="right"/>
      <w:pPr>
        <w:ind w:left="2160" w:hanging="180"/>
      </w:pPr>
    </w:lvl>
    <w:lvl w:ilvl="3" w:tplc="FB488E62">
      <w:start w:val="1"/>
      <w:numFmt w:val="decimal"/>
      <w:lvlText w:val="%4."/>
      <w:lvlJc w:val="left"/>
      <w:pPr>
        <w:ind w:left="2880" w:hanging="360"/>
      </w:pPr>
    </w:lvl>
    <w:lvl w:ilvl="4" w:tplc="DABAB1AC">
      <w:start w:val="1"/>
      <w:numFmt w:val="lowerLetter"/>
      <w:lvlText w:val="%5."/>
      <w:lvlJc w:val="left"/>
      <w:pPr>
        <w:ind w:left="3600" w:hanging="360"/>
      </w:pPr>
    </w:lvl>
    <w:lvl w:ilvl="5" w:tplc="B89CB69C">
      <w:start w:val="1"/>
      <w:numFmt w:val="lowerRoman"/>
      <w:lvlText w:val="%6."/>
      <w:lvlJc w:val="right"/>
      <w:pPr>
        <w:ind w:left="4320" w:hanging="180"/>
      </w:pPr>
    </w:lvl>
    <w:lvl w:ilvl="6" w:tplc="F814A92E">
      <w:start w:val="1"/>
      <w:numFmt w:val="decimal"/>
      <w:lvlText w:val="%7."/>
      <w:lvlJc w:val="left"/>
      <w:pPr>
        <w:ind w:left="5040" w:hanging="360"/>
      </w:pPr>
    </w:lvl>
    <w:lvl w:ilvl="7" w:tplc="C0D8D174">
      <w:start w:val="1"/>
      <w:numFmt w:val="lowerLetter"/>
      <w:lvlText w:val="%8."/>
      <w:lvlJc w:val="left"/>
      <w:pPr>
        <w:ind w:left="5760" w:hanging="360"/>
      </w:pPr>
    </w:lvl>
    <w:lvl w:ilvl="8" w:tplc="DB0ACCB8">
      <w:start w:val="1"/>
      <w:numFmt w:val="lowerRoman"/>
      <w:lvlText w:val="%9."/>
      <w:lvlJc w:val="right"/>
      <w:pPr>
        <w:ind w:left="6480" w:hanging="180"/>
      </w:pPr>
    </w:lvl>
  </w:abstractNum>
  <w:abstractNum w:abstractNumId="8"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524A7"/>
    <w:multiLevelType w:val="hybridMultilevel"/>
    <w:tmpl w:val="968CE48C"/>
    <w:lvl w:ilvl="0" w:tplc="4A365C12">
      <w:start w:val="1"/>
      <w:numFmt w:val="bullet"/>
      <w:lvlText w:val=""/>
      <w:lvlJc w:val="left"/>
      <w:pPr>
        <w:ind w:left="720" w:hanging="360"/>
      </w:pPr>
      <w:rPr>
        <w:rFonts w:ascii="Symbol" w:hAnsi="Symbol" w:hint="default"/>
      </w:rPr>
    </w:lvl>
    <w:lvl w:ilvl="1" w:tplc="85F6A024">
      <w:start w:val="1"/>
      <w:numFmt w:val="bullet"/>
      <w:lvlText w:val="o"/>
      <w:lvlJc w:val="left"/>
      <w:pPr>
        <w:ind w:left="1440" w:hanging="360"/>
      </w:pPr>
      <w:rPr>
        <w:rFonts w:ascii="Courier New" w:hAnsi="Courier New" w:hint="default"/>
      </w:rPr>
    </w:lvl>
    <w:lvl w:ilvl="2" w:tplc="296C6F34">
      <w:start w:val="1"/>
      <w:numFmt w:val="bullet"/>
      <w:lvlText w:val=""/>
      <w:lvlJc w:val="left"/>
      <w:pPr>
        <w:ind w:left="2160" w:hanging="360"/>
      </w:pPr>
      <w:rPr>
        <w:rFonts w:ascii="Wingdings" w:hAnsi="Wingdings" w:hint="default"/>
      </w:rPr>
    </w:lvl>
    <w:lvl w:ilvl="3" w:tplc="BE822A00">
      <w:start w:val="1"/>
      <w:numFmt w:val="bullet"/>
      <w:lvlText w:val=""/>
      <w:lvlJc w:val="left"/>
      <w:pPr>
        <w:ind w:left="2880" w:hanging="360"/>
      </w:pPr>
      <w:rPr>
        <w:rFonts w:ascii="Symbol" w:hAnsi="Symbol" w:hint="default"/>
      </w:rPr>
    </w:lvl>
    <w:lvl w:ilvl="4" w:tplc="ACE2F156">
      <w:start w:val="1"/>
      <w:numFmt w:val="bullet"/>
      <w:lvlText w:val="o"/>
      <w:lvlJc w:val="left"/>
      <w:pPr>
        <w:ind w:left="3600" w:hanging="360"/>
      </w:pPr>
      <w:rPr>
        <w:rFonts w:ascii="Courier New" w:hAnsi="Courier New" w:hint="default"/>
      </w:rPr>
    </w:lvl>
    <w:lvl w:ilvl="5" w:tplc="0494203A">
      <w:start w:val="1"/>
      <w:numFmt w:val="bullet"/>
      <w:lvlText w:val=""/>
      <w:lvlJc w:val="left"/>
      <w:pPr>
        <w:ind w:left="4320" w:hanging="360"/>
      </w:pPr>
      <w:rPr>
        <w:rFonts w:ascii="Wingdings" w:hAnsi="Wingdings" w:hint="default"/>
      </w:rPr>
    </w:lvl>
    <w:lvl w:ilvl="6" w:tplc="A634AE96">
      <w:start w:val="1"/>
      <w:numFmt w:val="bullet"/>
      <w:lvlText w:val=""/>
      <w:lvlJc w:val="left"/>
      <w:pPr>
        <w:ind w:left="5040" w:hanging="360"/>
      </w:pPr>
      <w:rPr>
        <w:rFonts w:ascii="Symbol" w:hAnsi="Symbol" w:hint="default"/>
      </w:rPr>
    </w:lvl>
    <w:lvl w:ilvl="7" w:tplc="3524FE18">
      <w:start w:val="1"/>
      <w:numFmt w:val="bullet"/>
      <w:lvlText w:val="o"/>
      <w:lvlJc w:val="left"/>
      <w:pPr>
        <w:ind w:left="5760" w:hanging="360"/>
      </w:pPr>
      <w:rPr>
        <w:rFonts w:ascii="Courier New" w:hAnsi="Courier New" w:hint="default"/>
      </w:rPr>
    </w:lvl>
    <w:lvl w:ilvl="8" w:tplc="96B29BE0">
      <w:start w:val="1"/>
      <w:numFmt w:val="bullet"/>
      <w:lvlText w:val=""/>
      <w:lvlJc w:val="left"/>
      <w:pPr>
        <w:ind w:left="6480" w:hanging="360"/>
      </w:pPr>
      <w:rPr>
        <w:rFonts w:ascii="Wingdings" w:hAnsi="Wingdings" w:hint="default"/>
      </w:rPr>
    </w:lvl>
  </w:abstractNum>
  <w:abstractNum w:abstractNumId="10"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C9A588"/>
    <w:multiLevelType w:val="multilevel"/>
    <w:tmpl w:val="0A7ED4C0"/>
    <w:lvl w:ilvl="0">
      <w:start w:val="8"/>
      <w:numFmt w:val="bullet"/>
      <w:lvlText w:val="-"/>
      <w:lvlJc w:val="left"/>
      <w:pPr>
        <w:ind w:left="180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616909993">
    <w:abstractNumId w:val="6"/>
  </w:num>
  <w:num w:numId="2" w16cid:durableId="515002212">
    <w:abstractNumId w:val="4"/>
  </w:num>
  <w:num w:numId="3" w16cid:durableId="1613051587">
    <w:abstractNumId w:val="11"/>
  </w:num>
  <w:num w:numId="4" w16cid:durableId="1603146997">
    <w:abstractNumId w:val="9"/>
  </w:num>
  <w:num w:numId="5" w16cid:durableId="782653417">
    <w:abstractNumId w:val="7"/>
  </w:num>
  <w:num w:numId="6" w16cid:durableId="243073450">
    <w:abstractNumId w:val="2"/>
  </w:num>
  <w:num w:numId="7" w16cid:durableId="800072569">
    <w:abstractNumId w:val="1"/>
  </w:num>
  <w:num w:numId="8" w16cid:durableId="728696014">
    <w:abstractNumId w:val="8"/>
  </w:num>
  <w:num w:numId="9" w16cid:durableId="1057824889">
    <w:abstractNumId w:val="0"/>
  </w:num>
  <w:num w:numId="10" w16cid:durableId="716047706">
    <w:abstractNumId w:val="10"/>
  </w:num>
  <w:num w:numId="11" w16cid:durableId="720325003">
    <w:abstractNumId w:val="3"/>
  </w:num>
  <w:num w:numId="12" w16cid:durableId="74052229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k Silva">
    <w15:presenceInfo w15:providerId="Windows Live" w15:userId="1583deeed8c2ba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01FD4"/>
    <w:rsid w:val="00004620"/>
    <w:rsid w:val="00054A14"/>
    <w:rsid w:val="00067249"/>
    <w:rsid w:val="000935F2"/>
    <w:rsid w:val="000C41A2"/>
    <w:rsid w:val="000C5883"/>
    <w:rsid w:val="001024C8"/>
    <w:rsid w:val="0012643E"/>
    <w:rsid w:val="00148106"/>
    <w:rsid w:val="0015D464"/>
    <w:rsid w:val="00164DD5"/>
    <w:rsid w:val="001E2BE6"/>
    <w:rsid w:val="001E4440"/>
    <w:rsid w:val="0020209E"/>
    <w:rsid w:val="0024408F"/>
    <w:rsid w:val="002562C0"/>
    <w:rsid w:val="00271667"/>
    <w:rsid w:val="0028089E"/>
    <w:rsid w:val="00283181"/>
    <w:rsid w:val="002B4538"/>
    <w:rsid w:val="002D438B"/>
    <w:rsid w:val="002D5942"/>
    <w:rsid w:val="002E0F78"/>
    <w:rsid w:val="002F13A4"/>
    <w:rsid w:val="002F2BA7"/>
    <w:rsid w:val="002F4207"/>
    <w:rsid w:val="00321395"/>
    <w:rsid w:val="0032770B"/>
    <w:rsid w:val="00334DE0"/>
    <w:rsid w:val="0034003B"/>
    <w:rsid w:val="003428D1"/>
    <w:rsid w:val="00376B15"/>
    <w:rsid w:val="00381389"/>
    <w:rsid w:val="003C2313"/>
    <w:rsid w:val="003E1F7C"/>
    <w:rsid w:val="00405010"/>
    <w:rsid w:val="004457D9"/>
    <w:rsid w:val="00446A63"/>
    <w:rsid w:val="00447E9F"/>
    <w:rsid w:val="00464F9A"/>
    <w:rsid w:val="00494DF3"/>
    <w:rsid w:val="004D06A7"/>
    <w:rsid w:val="004D4500"/>
    <w:rsid w:val="004D5558"/>
    <w:rsid w:val="004E5CBF"/>
    <w:rsid w:val="004E6BA8"/>
    <w:rsid w:val="004F1AB3"/>
    <w:rsid w:val="004F3868"/>
    <w:rsid w:val="004F5038"/>
    <w:rsid w:val="00502EC8"/>
    <w:rsid w:val="0051184F"/>
    <w:rsid w:val="005463A9"/>
    <w:rsid w:val="00547334"/>
    <w:rsid w:val="00562013"/>
    <w:rsid w:val="0057287B"/>
    <w:rsid w:val="005731A0"/>
    <w:rsid w:val="0057755C"/>
    <w:rsid w:val="0058350D"/>
    <w:rsid w:val="00583956"/>
    <w:rsid w:val="0059289F"/>
    <w:rsid w:val="005B7FDF"/>
    <w:rsid w:val="005E37B2"/>
    <w:rsid w:val="005E4F26"/>
    <w:rsid w:val="0067390F"/>
    <w:rsid w:val="00686059"/>
    <w:rsid w:val="006A3540"/>
    <w:rsid w:val="006B46CE"/>
    <w:rsid w:val="006C5E00"/>
    <w:rsid w:val="006D549F"/>
    <w:rsid w:val="006E4FAB"/>
    <w:rsid w:val="007028BB"/>
    <w:rsid w:val="0070330F"/>
    <w:rsid w:val="00705B25"/>
    <w:rsid w:val="007244FE"/>
    <w:rsid w:val="007471F6"/>
    <w:rsid w:val="0074797A"/>
    <w:rsid w:val="0076090D"/>
    <w:rsid w:val="00766745"/>
    <w:rsid w:val="00775C88"/>
    <w:rsid w:val="00790404"/>
    <w:rsid w:val="00793DBB"/>
    <w:rsid w:val="007A1D8D"/>
    <w:rsid w:val="007B0C7E"/>
    <w:rsid w:val="007B2096"/>
    <w:rsid w:val="007B4EDE"/>
    <w:rsid w:val="007B5F21"/>
    <w:rsid w:val="007D6036"/>
    <w:rsid w:val="008098A2"/>
    <w:rsid w:val="00841A85"/>
    <w:rsid w:val="00845FD5"/>
    <w:rsid w:val="008754F2"/>
    <w:rsid w:val="00891F35"/>
    <w:rsid w:val="008F6706"/>
    <w:rsid w:val="0091115E"/>
    <w:rsid w:val="00912193"/>
    <w:rsid w:val="00915E15"/>
    <w:rsid w:val="00932805"/>
    <w:rsid w:val="00935302"/>
    <w:rsid w:val="00966004"/>
    <w:rsid w:val="00984D5E"/>
    <w:rsid w:val="009C00F6"/>
    <w:rsid w:val="009C69F0"/>
    <w:rsid w:val="009D5CE1"/>
    <w:rsid w:val="009E1379"/>
    <w:rsid w:val="009E1436"/>
    <w:rsid w:val="009F507B"/>
    <w:rsid w:val="009F78D3"/>
    <w:rsid w:val="00A034FB"/>
    <w:rsid w:val="00A04369"/>
    <w:rsid w:val="00A11628"/>
    <w:rsid w:val="00A169E2"/>
    <w:rsid w:val="00A34633"/>
    <w:rsid w:val="00A35BB3"/>
    <w:rsid w:val="00A46562"/>
    <w:rsid w:val="00A63EF2"/>
    <w:rsid w:val="00A805DC"/>
    <w:rsid w:val="00A8741B"/>
    <w:rsid w:val="00AD241D"/>
    <w:rsid w:val="00AD2FA2"/>
    <w:rsid w:val="00AF5C58"/>
    <w:rsid w:val="00AF7EF8"/>
    <w:rsid w:val="00B10B4C"/>
    <w:rsid w:val="00B338BA"/>
    <w:rsid w:val="00B51676"/>
    <w:rsid w:val="00B81ECA"/>
    <w:rsid w:val="00B84DA5"/>
    <w:rsid w:val="00BB7437"/>
    <w:rsid w:val="00C0140B"/>
    <w:rsid w:val="00C02686"/>
    <w:rsid w:val="00C0515F"/>
    <w:rsid w:val="00C108AE"/>
    <w:rsid w:val="00C124F1"/>
    <w:rsid w:val="00C15CDB"/>
    <w:rsid w:val="00C46E27"/>
    <w:rsid w:val="00C564B9"/>
    <w:rsid w:val="00C75F1B"/>
    <w:rsid w:val="00CB062A"/>
    <w:rsid w:val="00CD5F85"/>
    <w:rsid w:val="00CE3010"/>
    <w:rsid w:val="00CF412D"/>
    <w:rsid w:val="00CF584B"/>
    <w:rsid w:val="00D00B36"/>
    <w:rsid w:val="00D11FB6"/>
    <w:rsid w:val="00D2283F"/>
    <w:rsid w:val="00D247CE"/>
    <w:rsid w:val="00D30C3F"/>
    <w:rsid w:val="00D35511"/>
    <w:rsid w:val="00D60F49"/>
    <w:rsid w:val="00D65571"/>
    <w:rsid w:val="00D721DD"/>
    <w:rsid w:val="00D73D29"/>
    <w:rsid w:val="00D76AC8"/>
    <w:rsid w:val="00D956D7"/>
    <w:rsid w:val="00DA61F3"/>
    <w:rsid w:val="00DB4F8F"/>
    <w:rsid w:val="00DE1546"/>
    <w:rsid w:val="00E30F62"/>
    <w:rsid w:val="00E4485F"/>
    <w:rsid w:val="00E50787"/>
    <w:rsid w:val="00E560CF"/>
    <w:rsid w:val="00E73B14"/>
    <w:rsid w:val="00E84BA5"/>
    <w:rsid w:val="00EA4B85"/>
    <w:rsid w:val="00EA600F"/>
    <w:rsid w:val="00EA7522"/>
    <w:rsid w:val="00EE778D"/>
    <w:rsid w:val="00F13F73"/>
    <w:rsid w:val="00F14F73"/>
    <w:rsid w:val="00F17E15"/>
    <w:rsid w:val="00F555DD"/>
    <w:rsid w:val="00FA6FE4"/>
    <w:rsid w:val="00FB217A"/>
    <w:rsid w:val="00FC0E8E"/>
    <w:rsid w:val="00FC40E5"/>
    <w:rsid w:val="00FC6056"/>
    <w:rsid w:val="00FE5F23"/>
    <w:rsid w:val="00FF7737"/>
    <w:rsid w:val="0112F94C"/>
    <w:rsid w:val="012E4EA5"/>
    <w:rsid w:val="014F095E"/>
    <w:rsid w:val="018080EA"/>
    <w:rsid w:val="01AE02D0"/>
    <w:rsid w:val="01DE748A"/>
    <w:rsid w:val="022F79AE"/>
    <w:rsid w:val="028CD883"/>
    <w:rsid w:val="02E76FE1"/>
    <w:rsid w:val="03937DA9"/>
    <w:rsid w:val="03AD7B3E"/>
    <w:rsid w:val="03AFA1F3"/>
    <w:rsid w:val="03C4C229"/>
    <w:rsid w:val="03CCA935"/>
    <w:rsid w:val="043BDF9C"/>
    <w:rsid w:val="046EC5A3"/>
    <w:rsid w:val="04B039A8"/>
    <w:rsid w:val="05369DBC"/>
    <w:rsid w:val="0571892F"/>
    <w:rsid w:val="0579DD2A"/>
    <w:rsid w:val="05BF199E"/>
    <w:rsid w:val="05F62C39"/>
    <w:rsid w:val="06168914"/>
    <w:rsid w:val="06410B7A"/>
    <w:rsid w:val="0662F164"/>
    <w:rsid w:val="066F35D6"/>
    <w:rsid w:val="06D72264"/>
    <w:rsid w:val="0759FCA6"/>
    <w:rsid w:val="076D304A"/>
    <w:rsid w:val="07CC267D"/>
    <w:rsid w:val="07E94255"/>
    <w:rsid w:val="07F6D1AE"/>
    <w:rsid w:val="080978BA"/>
    <w:rsid w:val="08898F52"/>
    <w:rsid w:val="089FCF00"/>
    <w:rsid w:val="08DABA52"/>
    <w:rsid w:val="0A11AD33"/>
    <w:rsid w:val="0A3B1ECD"/>
    <w:rsid w:val="0ADF6FFB"/>
    <w:rsid w:val="0B436032"/>
    <w:rsid w:val="0B46D912"/>
    <w:rsid w:val="0B61174E"/>
    <w:rsid w:val="0B61F9FA"/>
    <w:rsid w:val="0B94F82B"/>
    <w:rsid w:val="0B97717B"/>
    <w:rsid w:val="0BAF53D0"/>
    <w:rsid w:val="0BB4E98D"/>
    <w:rsid w:val="0C788F87"/>
    <w:rsid w:val="0CB684B0"/>
    <w:rsid w:val="0CB8627B"/>
    <w:rsid w:val="0CBCDB5F"/>
    <w:rsid w:val="0CE087BD"/>
    <w:rsid w:val="0D7C8697"/>
    <w:rsid w:val="0DF83CD5"/>
    <w:rsid w:val="0E452CAC"/>
    <w:rsid w:val="0E905055"/>
    <w:rsid w:val="0EB95ECC"/>
    <w:rsid w:val="0F1E34B8"/>
    <w:rsid w:val="0F6A5921"/>
    <w:rsid w:val="0FE267FC"/>
    <w:rsid w:val="105DA373"/>
    <w:rsid w:val="108EAF65"/>
    <w:rsid w:val="10BF67D5"/>
    <w:rsid w:val="112D1036"/>
    <w:rsid w:val="112F049B"/>
    <w:rsid w:val="118902AD"/>
    <w:rsid w:val="11BC58B1"/>
    <w:rsid w:val="11BD9EBC"/>
    <w:rsid w:val="11F3E41D"/>
    <w:rsid w:val="12022D53"/>
    <w:rsid w:val="120451A6"/>
    <w:rsid w:val="122DE649"/>
    <w:rsid w:val="123F1179"/>
    <w:rsid w:val="1255202A"/>
    <w:rsid w:val="128D2932"/>
    <w:rsid w:val="12AC121E"/>
    <w:rsid w:val="12ACC7BA"/>
    <w:rsid w:val="12BD31FD"/>
    <w:rsid w:val="1318549E"/>
    <w:rsid w:val="139A6F11"/>
    <w:rsid w:val="13ADDACC"/>
    <w:rsid w:val="13AF37E1"/>
    <w:rsid w:val="13F3E812"/>
    <w:rsid w:val="13F91840"/>
    <w:rsid w:val="14543175"/>
    <w:rsid w:val="1479B6C1"/>
    <w:rsid w:val="14C93911"/>
    <w:rsid w:val="1519CD2D"/>
    <w:rsid w:val="15521341"/>
    <w:rsid w:val="155AABBF"/>
    <w:rsid w:val="15B7BCDB"/>
    <w:rsid w:val="15E38DBB"/>
    <w:rsid w:val="15F691AF"/>
    <w:rsid w:val="1614058D"/>
    <w:rsid w:val="16204651"/>
    <w:rsid w:val="1694D76C"/>
    <w:rsid w:val="16B28099"/>
    <w:rsid w:val="16B968E7"/>
    <w:rsid w:val="16C3757A"/>
    <w:rsid w:val="17C73F35"/>
    <w:rsid w:val="17DB9300"/>
    <w:rsid w:val="184F232E"/>
    <w:rsid w:val="18974BAD"/>
    <w:rsid w:val="18D57747"/>
    <w:rsid w:val="191CEA92"/>
    <w:rsid w:val="19A7378A"/>
    <w:rsid w:val="19AC8314"/>
    <w:rsid w:val="1A0E03F5"/>
    <w:rsid w:val="1A2B9B18"/>
    <w:rsid w:val="1A55876C"/>
    <w:rsid w:val="1A66189F"/>
    <w:rsid w:val="1A925E8A"/>
    <w:rsid w:val="1B70D61A"/>
    <w:rsid w:val="1B874B17"/>
    <w:rsid w:val="1B9EF229"/>
    <w:rsid w:val="1BAA447E"/>
    <w:rsid w:val="1BBEE196"/>
    <w:rsid w:val="1BEC12BE"/>
    <w:rsid w:val="1C04A513"/>
    <w:rsid w:val="1C89656D"/>
    <w:rsid w:val="1CAB9FF8"/>
    <w:rsid w:val="1D0D5420"/>
    <w:rsid w:val="1D2C7E75"/>
    <w:rsid w:val="1D56CBB6"/>
    <w:rsid w:val="1D686058"/>
    <w:rsid w:val="1DA5BF95"/>
    <w:rsid w:val="1DB3064E"/>
    <w:rsid w:val="1DB8B27F"/>
    <w:rsid w:val="1DE842FF"/>
    <w:rsid w:val="1DFF8F41"/>
    <w:rsid w:val="1E2F070F"/>
    <w:rsid w:val="1E4AFB11"/>
    <w:rsid w:val="1E57F4E1"/>
    <w:rsid w:val="1E99D8C3"/>
    <w:rsid w:val="1EDBB8FA"/>
    <w:rsid w:val="1EEF02D7"/>
    <w:rsid w:val="1F2B0178"/>
    <w:rsid w:val="1F2C616F"/>
    <w:rsid w:val="1F963395"/>
    <w:rsid w:val="20C2F712"/>
    <w:rsid w:val="20F75516"/>
    <w:rsid w:val="20FD8729"/>
    <w:rsid w:val="20FFFCC1"/>
    <w:rsid w:val="213A8B74"/>
    <w:rsid w:val="2168061C"/>
    <w:rsid w:val="21A1C53B"/>
    <w:rsid w:val="221261F5"/>
    <w:rsid w:val="224C4CDA"/>
    <w:rsid w:val="2252B625"/>
    <w:rsid w:val="2278B155"/>
    <w:rsid w:val="22C851DA"/>
    <w:rsid w:val="22D80AA8"/>
    <w:rsid w:val="2318F745"/>
    <w:rsid w:val="23A1422D"/>
    <w:rsid w:val="23BE840C"/>
    <w:rsid w:val="23BFE2FD"/>
    <w:rsid w:val="23D2F1CF"/>
    <w:rsid w:val="24613311"/>
    <w:rsid w:val="24A34D48"/>
    <w:rsid w:val="24C3EAE2"/>
    <w:rsid w:val="24DF58C4"/>
    <w:rsid w:val="24E587AA"/>
    <w:rsid w:val="253EA2D3"/>
    <w:rsid w:val="25BA8570"/>
    <w:rsid w:val="25D65D8A"/>
    <w:rsid w:val="261913B3"/>
    <w:rsid w:val="2625FFD9"/>
    <w:rsid w:val="26363C51"/>
    <w:rsid w:val="2638D05B"/>
    <w:rsid w:val="26848876"/>
    <w:rsid w:val="269F8752"/>
    <w:rsid w:val="26DCA58D"/>
    <w:rsid w:val="26F61386"/>
    <w:rsid w:val="271EFCBF"/>
    <w:rsid w:val="2730A2F1"/>
    <w:rsid w:val="2769B6FC"/>
    <w:rsid w:val="27FC5D7F"/>
    <w:rsid w:val="2803B8AA"/>
    <w:rsid w:val="28195AFB"/>
    <w:rsid w:val="282C4E55"/>
    <w:rsid w:val="28B58A11"/>
    <w:rsid w:val="29050960"/>
    <w:rsid w:val="2918C98A"/>
    <w:rsid w:val="2928AC47"/>
    <w:rsid w:val="2931ECD8"/>
    <w:rsid w:val="293747BA"/>
    <w:rsid w:val="2961CD49"/>
    <w:rsid w:val="2965B420"/>
    <w:rsid w:val="2970FDD8"/>
    <w:rsid w:val="298CB52E"/>
    <w:rsid w:val="29A3CEFC"/>
    <w:rsid w:val="2A1A31FA"/>
    <w:rsid w:val="2A480BA4"/>
    <w:rsid w:val="2A9AFDEF"/>
    <w:rsid w:val="2ABD1275"/>
    <w:rsid w:val="2B1CCA84"/>
    <w:rsid w:val="2B3001B2"/>
    <w:rsid w:val="2B32F8F6"/>
    <w:rsid w:val="2B93AAAE"/>
    <w:rsid w:val="2B962824"/>
    <w:rsid w:val="2BF192F0"/>
    <w:rsid w:val="2BF21427"/>
    <w:rsid w:val="2C2AC639"/>
    <w:rsid w:val="2C6F6C1B"/>
    <w:rsid w:val="2CB87F96"/>
    <w:rsid w:val="2D2D49D9"/>
    <w:rsid w:val="2D32E950"/>
    <w:rsid w:val="2DB7544F"/>
    <w:rsid w:val="2DCAD271"/>
    <w:rsid w:val="2E24A55A"/>
    <w:rsid w:val="2E5031DF"/>
    <w:rsid w:val="2E9561C7"/>
    <w:rsid w:val="2F04CA4F"/>
    <w:rsid w:val="2F2F05B0"/>
    <w:rsid w:val="2F367D3B"/>
    <w:rsid w:val="2FA2384E"/>
    <w:rsid w:val="2FD6A165"/>
    <w:rsid w:val="300E8750"/>
    <w:rsid w:val="303CB066"/>
    <w:rsid w:val="304E894B"/>
    <w:rsid w:val="3068E21C"/>
    <w:rsid w:val="309A295E"/>
    <w:rsid w:val="30CD224D"/>
    <w:rsid w:val="30E0F057"/>
    <w:rsid w:val="3189BF6B"/>
    <w:rsid w:val="31E57C6E"/>
    <w:rsid w:val="3217006B"/>
    <w:rsid w:val="325DEB9C"/>
    <w:rsid w:val="32E128A3"/>
    <w:rsid w:val="3322C22C"/>
    <w:rsid w:val="338EB14A"/>
    <w:rsid w:val="33978858"/>
    <w:rsid w:val="33C3DBED"/>
    <w:rsid w:val="33E87161"/>
    <w:rsid w:val="33F05E5B"/>
    <w:rsid w:val="3401BEE3"/>
    <w:rsid w:val="341F7F12"/>
    <w:rsid w:val="347CE8E4"/>
    <w:rsid w:val="34A22205"/>
    <w:rsid w:val="34A9029C"/>
    <w:rsid w:val="34BCE427"/>
    <w:rsid w:val="34C5F978"/>
    <w:rsid w:val="3506F697"/>
    <w:rsid w:val="35428F5A"/>
    <w:rsid w:val="35453CBD"/>
    <w:rsid w:val="3583B595"/>
    <w:rsid w:val="358AF46F"/>
    <w:rsid w:val="35FBBE59"/>
    <w:rsid w:val="3610E8A1"/>
    <w:rsid w:val="36334312"/>
    <w:rsid w:val="364771E4"/>
    <w:rsid w:val="364F3A11"/>
    <w:rsid w:val="3684BD6B"/>
    <w:rsid w:val="3694476E"/>
    <w:rsid w:val="36CD57B3"/>
    <w:rsid w:val="37106D09"/>
    <w:rsid w:val="373F94D7"/>
    <w:rsid w:val="37BA4B37"/>
    <w:rsid w:val="37C89CA1"/>
    <w:rsid w:val="37C91E31"/>
    <w:rsid w:val="38409FBE"/>
    <w:rsid w:val="384332B1"/>
    <w:rsid w:val="388A0F52"/>
    <w:rsid w:val="38E4BA28"/>
    <w:rsid w:val="3909C0DD"/>
    <w:rsid w:val="394EB89C"/>
    <w:rsid w:val="396E1C38"/>
    <w:rsid w:val="39773154"/>
    <w:rsid w:val="3A03F891"/>
    <w:rsid w:val="3A4F41D8"/>
    <w:rsid w:val="3A58FD0B"/>
    <w:rsid w:val="3A5DE162"/>
    <w:rsid w:val="3A6BD63B"/>
    <w:rsid w:val="3A84737F"/>
    <w:rsid w:val="3A91E7D1"/>
    <w:rsid w:val="3A9C3305"/>
    <w:rsid w:val="3AFAB29B"/>
    <w:rsid w:val="3B0157C8"/>
    <w:rsid w:val="3B129A13"/>
    <w:rsid w:val="3B358150"/>
    <w:rsid w:val="3B51742D"/>
    <w:rsid w:val="3B61C6F5"/>
    <w:rsid w:val="3BE64473"/>
    <w:rsid w:val="3C6080F1"/>
    <w:rsid w:val="3C802AF3"/>
    <w:rsid w:val="3C99FD9C"/>
    <w:rsid w:val="3CB0C29F"/>
    <w:rsid w:val="3CD69F64"/>
    <w:rsid w:val="3D237503"/>
    <w:rsid w:val="3D359590"/>
    <w:rsid w:val="3D55F514"/>
    <w:rsid w:val="3D585022"/>
    <w:rsid w:val="3D59A314"/>
    <w:rsid w:val="3DA89FE4"/>
    <w:rsid w:val="3DC626BF"/>
    <w:rsid w:val="3DD26A8A"/>
    <w:rsid w:val="3E022263"/>
    <w:rsid w:val="3F34A09F"/>
    <w:rsid w:val="3F700092"/>
    <w:rsid w:val="40535289"/>
    <w:rsid w:val="40BBB850"/>
    <w:rsid w:val="41598F33"/>
    <w:rsid w:val="41B08B8F"/>
    <w:rsid w:val="41C0C188"/>
    <w:rsid w:val="41D731B8"/>
    <w:rsid w:val="42195E64"/>
    <w:rsid w:val="42247182"/>
    <w:rsid w:val="4279B326"/>
    <w:rsid w:val="42F5A3BC"/>
    <w:rsid w:val="431EE8F7"/>
    <w:rsid w:val="43584929"/>
    <w:rsid w:val="4369CC9F"/>
    <w:rsid w:val="4375BE08"/>
    <w:rsid w:val="43A09232"/>
    <w:rsid w:val="43A37498"/>
    <w:rsid w:val="43D793EF"/>
    <w:rsid w:val="4424DE84"/>
    <w:rsid w:val="442BB321"/>
    <w:rsid w:val="44ECCA5D"/>
    <w:rsid w:val="451EB9E0"/>
    <w:rsid w:val="4569AE69"/>
    <w:rsid w:val="45A22E5B"/>
    <w:rsid w:val="45D228F3"/>
    <w:rsid w:val="45E33BE6"/>
    <w:rsid w:val="45F7C6DC"/>
    <w:rsid w:val="4603AC28"/>
    <w:rsid w:val="460F318D"/>
    <w:rsid w:val="462116A0"/>
    <w:rsid w:val="46393D6A"/>
    <w:rsid w:val="463B7F70"/>
    <w:rsid w:val="4656831A"/>
    <w:rsid w:val="46E27CF3"/>
    <w:rsid w:val="4728E97E"/>
    <w:rsid w:val="476821D7"/>
    <w:rsid w:val="4789F247"/>
    <w:rsid w:val="4795A683"/>
    <w:rsid w:val="4796ECF1"/>
    <w:rsid w:val="47F9CEA7"/>
    <w:rsid w:val="480F7656"/>
    <w:rsid w:val="486B5883"/>
    <w:rsid w:val="48784C6A"/>
    <w:rsid w:val="48850E14"/>
    <w:rsid w:val="48B18F6D"/>
    <w:rsid w:val="493A7BFC"/>
    <w:rsid w:val="4943EBD9"/>
    <w:rsid w:val="498A0564"/>
    <w:rsid w:val="49D46323"/>
    <w:rsid w:val="49D6E62E"/>
    <w:rsid w:val="49D93766"/>
    <w:rsid w:val="4A40956D"/>
    <w:rsid w:val="4A609035"/>
    <w:rsid w:val="4A75B79E"/>
    <w:rsid w:val="4A8C8F10"/>
    <w:rsid w:val="4A9016CD"/>
    <w:rsid w:val="4AC75B3C"/>
    <w:rsid w:val="4AE77C22"/>
    <w:rsid w:val="4B093B32"/>
    <w:rsid w:val="4B9534A8"/>
    <w:rsid w:val="4C0D5D88"/>
    <w:rsid w:val="4C14CF9F"/>
    <w:rsid w:val="4C44C4D3"/>
    <w:rsid w:val="4C47B299"/>
    <w:rsid w:val="4CC12742"/>
    <w:rsid w:val="4CCBC22E"/>
    <w:rsid w:val="4CCE73DB"/>
    <w:rsid w:val="4CE7D502"/>
    <w:rsid w:val="4D77BAA6"/>
    <w:rsid w:val="4D7A1996"/>
    <w:rsid w:val="4D9E5574"/>
    <w:rsid w:val="4DD60DA8"/>
    <w:rsid w:val="4DD91996"/>
    <w:rsid w:val="4DE07A47"/>
    <w:rsid w:val="4DF7B792"/>
    <w:rsid w:val="4E61AF30"/>
    <w:rsid w:val="4E7076F8"/>
    <w:rsid w:val="4E727681"/>
    <w:rsid w:val="4EEB7E16"/>
    <w:rsid w:val="4F030901"/>
    <w:rsid w:val="4F157427"/>
    <w:rsid w:val="4FD29BEE"/>
    <w:rsid w:val="501528E9"/>
    <w:rsid w:val="5022A8C0"/>
    <w:rsid w:val="505FC0B8"/>
    <w:rsid w:val="50A299BD"/>
    <w:rsid w:val="5117EE69"/>
    <w:rsid w:val="513224FB"/>
    <w:rsid w:val="514CCF75"/>
    <w:rsid w:val="515170B9"/>
    <w:rsid w:val="518CC0E6"/>
    <w:rsid w:val="51C6D0EA"/>
    <w:rsid w:val="51FA52E2"/>
    <w:rsid w:val="52241FE0"/>
    <w:rsid w:val="524B0890"/>
    <w:rsid w:val="52936C0F"/>
    <w:rsid w:val="529FC65D"/>
    <w:rsid w:val="52ACE745"/>
    <w:rsid w:val="52B98ECC"/>
    <w:rsid w:val="52BDB722"/>
    <w:rsid w:val="52C86956"/>
    <w:rsid w:val="530D6DCB"/>
    <w:rsid w:val="535C40A6"/>
    <w:rsid w:val="53621ADF"/>
    <w:rsid w:val="53874B57"/>
    <w:rsid w:val="53AD1C39"/>
    <w:rsid w:val="5460790F"/>
    <w:rsid w:val="547F747C"/>
    <w:rsid w:val="5490BCEC"/>
    <w:rsid w:val="54970FEA"/>
    <w:rsid w:val="54D5AF67"/>
    <w:rsid w:val="55352C4D"/>
    <w:rsid w:val="557F151B"/>
    <w:rsid w:val="55A88330"/>
    <w:rsid w:val="560BF11E"/>
    <w:rsid w:val="56326CD7"/>
    <w:rsid w:val="56E1C311"/>
    <w:rsid w:val="56F98F69"/>
    <w:rsid w:val="570A0D84"/>
    <w:rsid w:val="57171E16"/>
    <w:rsid w:val="573696A8"/>
    <w:rsid w:val="5761638C"/>
    <w:rsid w:val="57B7AC4F"/>
    <w:rsid w:val="57D1B207"/>
    <w:rsid w:val="580161EA"/>
    <w:rsid w:val="585A2E6E"/>
    <w:rsid w:val="58E7BC9A"/>
    <w:rsid w:val="58E824E5"/>
    <w:rsid w:val="59230BA3"/>
    <w:rsid w:val="592892FD"/>
    <w:rsid w:val="594D4332"/>
    <w:rsid w:val="59766310"/>
    <w:rsid w:val="598ECFC5"/>
    <w:rsid w:val="59934706"/>
    <w:rsid w:val="59EA9C5A"/>
    <w:rsid w:val="59F018E5"/>
    <w:rsid w:val="59F4A832"/>
    <w:rsid w:val="5A1F0D7D"/>
    <w:rsid w:val="5A3598FB"/>
    <w:rsid w:val="5A37BB32"/>
    <w:rsid w:val="5A8BCE45"/>
    <w:rsid w:val="5A90A18F"/>
    <w:rsid w:val="5A921BF8"/>
    <w:rsid w:val="5A9C2A47"/>
    <w:rsid w:val="5A9F0DB2"/>
    <w:rsid w:val="5AD5EB01"/>
    <w:rsid w:val="5B048991"/>
    <w:rsid w:val="5B1C17E4"/>
    <w:rsid w:val="5B1EC812"/>
    <w:rsid w:val="5B391C63"/>
    <w:rsid w:val="5B3A33E5"/>
    <w:rsid w:val="5B421DA2"/>
    <w:rsid w:val="5BE38C11"/>
    <w:rsid w:val="5BF3408B"/>
    <w:rsid w:val="5C203C3F"/>
    <w:rsid w:val="5C222F0B"/>
    <w:rsid w:val="5C925350"/>
    <w:rsid w:val="5CC42080"/>
    <w:rsid w:val="5CC53C31"/>
    <w:rsid w:val="5CF8499E"/>
    <w:rsid w:val="5D818895"/>
    <w:rsid w:val="5DCD9FA1"/>
    <w:rsid w:val="5DD2683C"/>
    <w:rsid w:val="5DF1D8AB"/>
    <w:rsid w:val="5DF56375"/>
    <w:rsid w:val="5E0DE78A"/>
    <w:rsid w:val="5E69D359"/>
    <w:rsid w:val="5E6D3AE2"/>
    <w:rsid w:val="5E84CFDB"/>
    <w:rsid w:val="5EA10464"/>
    <w:rsid w:val="5EA1F6C8"/>
    <w:rsid w:val="5EB816D1"/>
    <w:rsid w:val="5F4D17B9"/>
    <w:rsid w:val="5F92A04D"/>
    <w:rsid w:val="6026148B"/>
    <w:rsid w:val="6030BC9C"/>
    <w:rsid w:val="60480CC2"/>
    <w:rsid w:val="607957DF"/>
    <w:rsid w:val="60DA7EE0"/>
    <w:rsid w:val="610698E5"/>
    <w:rsid w:val="61516A14"/>
    <w:rsid w:val="616F36C3"/>
    <w:rsid w:val="617C1945"/>
    <w:rsid w:val="618590E5"/>
    <w:rsid w:val="619CBC9D"/>
    <w:rsid w:val="619F0C33"/>
    <w:rsid w:val="61D6421B"/>
    <w:rsid w:val="62298CC0"/>
    <w:rsid w:val="6252525E"/>
    <w:rsid w:val="6270B89A"/>
    <w:rsid w:val="62862F4A"/>
    <w:rsid w:val="62C296CF"/>
    <w:rsid w:val="630A175C"/>
    <w:rsid w:val="632300AE"/>
    <w:rsid w:val="633876FE"/>
    <w:rsid w:val="634E9825"/>
    <w:rsid w:val="637415D3"/>
    <w:rsid w:val="63B22214"/>
    <w:rsid w:val="6421138F"/>
    <w:rsid w:val="642B7779"/>
    <w:rsid w:val="64329A04"/>
    <w:rsid w:val="652F0950"/>
    <w:rsid w:val="65341CA6"/>
    <w:rsid w:val="6540DA3C"/>
    <w:rsid w:val="656712F4"/>
    <w:rsid w:val="656A3E98"/>
    <w:rsid w:val="65949297"/>
    <w:rsid w:val="65B90E58"/>
    <w:rsid w:val="65DE50B7"/>
    <w:rsid w:val="66247642"/>
    <w:rsid w:val="66D4F3D6"/>
    <w:rsid w:val="66D98AEC"/>
    <w:rsid w:val="66DF760C"/>
    <w:rsid w:val="66EC2D16"/>
    <w:rsid w:val="67147DE5"/>
    <w:rsid w:val="67313EA9"/>
    <w:rsid w:val="673FF2EF"/>
    <w:rsid w:val="674D950A"/>
    <w:rsid w:val="6769EF6A"/>
    <w:rsid w:val="68267701"/>
    <w:rsid w:val="68427D1D"/>
    <w:rsid w:val="68CC4CFE"/>
    <w:rsid w:val="68D2559F"/>
    <w:rsid w:val="68FF9278"/>
    <w:rsid w:val="69032DA9"/>
    <w:rsid w:val="69081225"/>
    <w:rsid w:val="693EEAD7"/>
    <w:rsid w:val="69822F13"/>
    <w:rsid w:val="69CD6A59"/>
    <w:rsid w:val="6A0825E3"/>
    <w:rsid w:val="6A348C62"/>
    <w:rsid w:val="6A88B60A"/>
    <w:rsid w:val="6AA8E7F6"/>
    <w:rsid w:val="6AC6ADD8"/>
    <w:rsid w:val="6ACA8060"/>
    <w:rsid w:val="6AD8F436"/>
    <w:rsid w:val="6ADC1F46"/>
    <w:rsid w:val="6AF99F5F"/>
    <w:rsid w:val="6B67048F"/>
    <w:rsid w:val="6B8EF9F6"/>
    <w:rsid w:val="6B911E99"/>
    <w:rsid w:val="6BB4D00E"/>
    <w:rsid w:val="6BB7FFA9"/>
    <w:rsid w:val="6BCED91F"/>
    <w:rsid w:val="6C0458E4"/>
    <w:rsid w:val="6C3C3739"/>
    <w:rsid w:val="6C8E96D3"/>
    <w:rsid w:val="6CDAACC1"/>
    <w:rsid w:val="6D233E93"/>
    <w:rsid w:val="6D261947"/>
    <w:rsid w:val="6D65E28E"/>
    <w:rsid w:val="6DF58F57"/>
    <w:rsid w:val="6E0A3AC1"/>
    <w:rsid w:val="6E4CB889"/>
    <w:rsid w:val="6E604EF1"/>
    <w:rsid w:val="6E60BA1F"/>
    <w:rsid w:val="6E9EBCEC"/>
    <w:rsid w:val="6ECF92BE"/>
    <w:rsid w:val="6F00709E"/>
    <w:rsid w:val="6F3764F9"/>
    <w:rsid w:val="6FAE6407"/>
    <w:rsid w:val="6FCF297C"/>
    <w:rsid w:val="6FD9A912"/>
    <w:rsid w:val="6FD9E78E"/>
    <w:rsid w:val="6FF94775"/>
    <w:rsid w:val="7006874F"/>
    <w:rsid w:val="701CFDD4"/>
    <w:rsid w:val="704837B9"/>
    <w:rsid w:val="7050F434"/>
    <w:rsid w:val="70D0B666"/>
    <w:rsid w:val="70E29ADD"/>
    <w:rsid w:val="711EE306"/>
    <w:rsid w:val="712C4555"/>
    <w:rsid w:val="7135EF8A"/>
    <w:rsid w:val="7168E39A"/>
    <w:rsid w:val="718DE4CB"/>
    <w:rsid w:val="71DA1BE5"/>
    <w:rsid w:val="721FB993"/>
    <w:rsid w:val="7238385E"/>
    <w:rsid w:val="724690C1"/>
    <w:rsid w:val="72A6BCBD"/>
    <w:rsid w:val="72E823E8"/>
    <w:rsid w:val="72EC7CDE"/>
    <w:rsid w:val="732A8BBB"/>
    <w:rsid w:val="73330529"/>
    <w:rsid w:val="7340FFDC"/>
    <w:rsid w:val="73A6AEFB"/>
    <w:rsid w:val="73AB15B0"/>
    <w:rsid w:val="73B15A3F"/>
    <w:rsid w:val="73DF347F"/>
    <w:rsid w:val="74422C0C"/>
    <w:rsid w:val="74839594"/>
    <w:rsid w:val="74A2FCAD"/>
    <w:rsid w:val="74DC8C91"/>
    <w:rsid w:val="74E7E3B6"/>
    <w:rsid w:val="74FB4373"/>
    <w:rsid w:val="754A070B"/>
    <w:rsid w:val="76013E34"/>
    <w:rsid w:val="76116E51"/>
    <w:rsid w:val="7621847E"/>
    <w:rsid w:val="76234C9B"/>
    <w:rsid w:val="76254BE1"/>
    <w:rsid w:val="76FDA934"/>
    <w:rsid w:val="77051F7E"/>
    <w:rsid w:val="776EFB90"/>
    <w:rsid w:val="77D5CA41"/>
    <w:rsid w:val="77EF1CD9"/>
    <w:rsid w:val="77F84F87"/>
    <w:rsid w:val="7817A94F"/>
    <w:rsid w:val="784243EE"/>
    <w:rsid w:val="7851FE0D"/>
    <w:rsid w:val="78654087"/>
    <w:rsid w:val="788DB33E"/>
    <w:rsid w:val="78CEBAA2"/>
    <w:rsid w:val="790A9685"/>
    <w:rsid w:val="79199757"/>
    <w:rsid w:val="794D3045"/>
    <w:rsid w:val="79641CBE"/>
    <w:rsid w:val="7989FF3E"/>
    <w:rsid w:val="798BC5A9"/>
    <w:rsid w:val="79977F6A"/>
    <w:rsid w:val="79A2BCE4"/>
    <w:rsid w:val="79AD6D3E"/>
    <w:rsid w:val="79B43FCD"/>
    <w:rsid w:val="79ED31DD"/>
    <w:rsid w:val="7A4E2FAC"/>
    <w:rsid w:val="7A6EADBD"/>
    <w:rsid w:val="7AC569F5"/>
    <w:rsid w:val="7ACD2A70"/>
    <w:rsid w:val="7B2D83FC"/>
    <w:rsid w:val="7B66A6DA"/>
    <w:rsid w:val="7C57BC0A"/>
    <w:rsid w:val="7C8FA178"/>
    <w:rsid w:val="7C94CD17"/>
    <w:rsid w:val="7CB62901"/>
    <w:rsid w:val="7CD0ACFC"/>
    <w:rsid w:val="7D0D8983"/>
    <w:rsid w:val="7DC53861"/>
    <w:rsid w:val="7E5E7FC5"/>
    <w:rsid w:val="7E853C15"/>
    <w:rsid w:val="7E886868"/>
    <w:rsid w:val="7EA03F24"/>
    <w:rsid w:val="7EBCA37E"/>
    <w:rsid w:val="7ECD557D"/>
    <w:rsid w:val="7ED67670"/>
    <w:rsid w:val="7F07EB6B"/>
    <w:rsid w:val="7F0B2AB2"/>
    <w:rsid w:val="7F2DCD29"/>
    <w:rsid w:val="7F76279C"/>
    <w:rsid w:val="7FAC2805"/>
    <w:rsid w:val="7FE73B1B"/>
    <w:rsid w:val="7FF1AD17"/>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D22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14</Pages>
  <Words>1715</Words>
  <Characters>9776</Characters>
  <Application>Microsoft Office Word</Application>
  <DocSecurity>0</DocSecurity>
  <Lines>81</Lines>
  <Paragraphs>22</Paragraphs>
  <ScaleCrop>false</ScaleCrop>
  <Company/>
  <LinksUpToDate>false</LinksUpToDate>
  <CharactersWithSpaces>11469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Erick Silva</cp:lastModifiedBy>
  <cp:revision>144</cp:revision>
  <dcterms:created xsi:type="dcterms:W3CDTF">2026-10-16T19:41:00Z</dcterms:created>
  <dcterms:modified xsi:type="dcterms:W3CDTF">2026-10-23T16:52:00Z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